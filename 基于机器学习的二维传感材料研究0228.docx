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360" w:lineRule="auto"/>
        <w:jc w:val="center"/>
        <w:rPr>
          <w:b/>
          <w:sz w:val="28"/>
          <w:szCs w:val="28"/>
        </w:rPr>
      </w:pPr>
      <w:r>
        <w:rPr>
          <w:b/>
          <w:sz w:val="28"/>
          <w:szCs w:val="28"/>
        </w:rPr>
        <w:t>基于机器学习的二维传感材料研究</w:t>
      </w:r>
    </w:p>
    <w:p>
      <w:pPr>
        <w:widowControl/>
        <w:spacing w:line="360" w:lineRule="auto"/>
        <w:jc w:val="center"/>
        <w:rPr>
          <w:rFonts w:hint="default" w:eastAsia="宋体"/>
          <w:color w:val="000000"/>
          <w:kern w:val="0"/>
          <w:szCs w:val="21"/>
          <w:lang w:val="en-US" w:eastAsia="zh-CN"/>
        </w:rPr>
      </w:pPr>
      <w:r>
        <w:rPr>
          <w:color w:val="000000"/>
          <w:kern w:val="0"/>
          <w:szCs w:val="21"/>
        </w:rPr>
        <w:t>刘志发</w:t>
      </w:r>
      <w:r>
        <w:rPr>
          <w:rFonts w:hint="eastAsia"/>
          <w:color w:val="000000"/>
          <w:kern w:val="0"/>
          <w:szCs w:val="21"/>
          <w:lang w:eastAsia="zh-CN"/>
        </w:rPr>
        <w:t>，</w:t>
      </w:r>
      <w:r>
        <w:rPr>
          <w:rFonts w:hint="eastAsia"/>
          <w:color w:val="000000"/>
          <w:kern w:val="0"/>
          <w:szCs w:val="21"/>
          <w:lang w:val="en-US" w:eastAsia="zh-CN"/>
        </w:rPr>
        <w:t>陈浩东，宁上通</w:t>
      </w:r>
    </w:p>
    <w:p>
      <w:pPr>
        <w:widowControl/>
        <w:spacing w:line="360" w:lineRule="auto"/>
        <w:jc w:val="left"/>
        <w:rPr>
          <w:color w:val="000000"/>
          <w:kern w:val="0"/>
          <w:szCs w:val="21"/>
        </w:rPr>
      </w:pPr>
    </w:p>
    <w:p>
      <w:pPr>
        <w:widowControl/>
        <w:jc w:val="left"/>
        <w:rPr>
          <w:color w:val="000000"/>
          <w:kern w:val="0"/>
          <w:szCs w:val="21"/>
        </w:rPr>
      </w:pPr>
      <w:r>
        <w:rPr>
          <w:b/>
          <w:bCs/>
          <w:szCs w:val="21"/>
        </w:rPr>
        <w:t>【摘要】</w:t>
      </w:r>
      <w:r>
        <w:rPr>
          <w:rFonts w:hint="eastAsia"/>
          <w:szCs w:val="21"/>
        </w:rPr>
        <w:t>因现有的气体传感器存在特异性不强、敏感度低的问题，二维材料气敏传感器的研究日益至为重视</w:t>
      </w:r>
      <w:r>
        <w:rPr>
          <w:b/>
          <w:bCs/>
          <w:szCs w:val="21"/>
        </w:rPr>
        <w:t>。</w:t>
      </w:r>
      <w:r>
        <w:rPr>
          <w:szCs w:val="21"/>
        </w:rPr>
        <w:t>然而</w:t>
      </w:r>
      <w:r>
        <w:rPr>
          <w:rFonts w:hint="eastAsia"/>
          <w:szCs w:val="21"/>
        </w:rPr>
        <w:t>的二维传感材料的研究中，准确的带隙值、吸附能的计算耗时较长，计算成本高。</w:t>
      </w:r>
      <w:r>
        <w:rPr>
          <w:szCs w:val="21"/>
        </w:rPr>
        <w:t>本文采用机器学习进行初步筛选，从而方便进一步利用第一性原理计算对筛选出的传感材料结构特点，电子特性及其他特性进行了进一步的验证和研究。经验证，该模型具有较好的泛化性能，能在未训练数据集上获得相当好的性能。说明机器学习有望应用于材料掺杂和吸附性能优化设计，本课题的成果可以加速材料基因组的建设，为研究和开发用于传感及其他领域的功能材料和器件提供了有益的参考。</w:t>
      </w:r>
    </w:p>
    <w:p>
      <w:pPr>
        <w:widowControl/>
        <w:spacing w:line="360" w:lineRule="auto"/>
        <w:jc w:val="left"/>
        <w:rPr>
          <w:snapToGrid w:val="0"/>
          <w:szCs w:val="21"/>
        </w:rPr>
      </w:pPr>
      <w:r>
        <w:rPr>
          <w:b/>
          <w:color w:val="000000"/>
          <w:kern w:val="0"/>
          <w:szCs w:val="21"/>
        </w:rPr>
        <w:t>【关键词】</w:t>
      </w:r>
      <w:r>
        <w:rPr>
          <w:snapToGrid w:val="0"/>
          <w:szCs w:val="21"/>
        </w:rPr>
        <w:t>机器学习；二维材料；能带；MX2</w:t>
      </w:r>
    </w:p>
    <w:p>
      <w:pPr>
        <w:widowControl/>
        <w:spacing w:line="360" w:lineRule="auto"/>
        <w:jc w:val="left"/>
        <w:rPr>
          <w:rFonts w:hint="eastAsia"/>
          <w:color w:val="000000"/>
          <w:kern w:val="0"/>
          <w:szCs w:val="21"/>
        </w:rPr>
      </w:pPr>
    </w:p>
    <w:p>
      <w:pPr>
        <w:widowControl/>
        <w:spacing w:line="360" w:lineRule="auto"/>
        <w:jc w:val="left"/>
        <w:rPr>
          <w:b/>
          <w:color w:val="000000"/>
          <w:kern w:val="0"/>
          <w:sz w:val="28"/>
          <w:szCs w:val="28"/>
        </w:rPr>
      </w:pPr>
      <w:r>
        <w:rPr>
          <w:rFonts w:hint="eastAsia"/>
          <w:b/>
          <w:color w:val="000000"/>
          <w:kern w:val="0"/>
          <w:sz w:val="28"/>
          <w:szCs w:val="28"/>
        </w:rPr>
        <w:t xml:space="preserve">1 </w:t>
      </w:r>
      <w:r>
        <w:rPr>
          <w:b/>
          <w:color w:val="000000"/>
          <w:kern w:val="0"/>
          <w:sz w:val="28"/>
          <w:szCs w:val="28"/>
        </w:rPr>
        <w:t xml:space="preserve">  </w:t>
      </w:r>
      <w:r>
        <w:rPr>
          <w:rFonts w:hint="eastAsia"/>
          <w:b/>
          <w:color w:val="000000"/>
          <w:kern w:val="0"/>
          <w:sz w:val="28"/>
          <w:szCs w:val="28"/>
        </w:rPr>
        <w:t>背景</w:t>
      </w:r>
    </w:p>
    <w:p>
      <w:pPr>
        <w:pStyle w:val="3"/>
        <w:rPr>
          <w:rFonts w:ascii="Times New Roman" w:hAnsi="Times New Roman"/>
          <w:color w:val="000000"/>
          <w:kern w:val="0"/>
          <w:sz w:val="28"/>
          <w:szCs w:val="28"/>
        </w:rPr>
      </w:pPr>
      <w:r>
        <w:rPr>
          <w:rFonts w:hint="eastAsia" w:ascii="Times New Roman" w:hAnsi="Times New Roman" w:eastAsia="宋体"/>
          <w:bCs w:val="0"/>
          <w:kern w:val="0"/>
          <w:sz w:val="21"/>
          <w:szCs w:val="21"/>
        </w:rPr>
        <w:t>1</w:t>
      </w:r>
      <w:r>
        <w:rPr>
          <w:rFonts w:ascii="Times New Roman" w:hAnsi="Times New Roman" w:eastAsia="宋体"/>
          <w:bCs w:val="0"/>
          <w:kern w:val="0"/>
          <w:sz w:val="21"/>
          <w:szCs w:val="21"/>
        </w:rPr>
        <w:t xml:space="preserve">.1 </w:t>
      </w:r>
      <w:r>
        <w:rPr>
          <w:rFonts w:ascii="Times New Roman" w:hAnsi="Times New Roman" w:eastAsia="宋体"/>
          <w:sz w:val="21"/>
          <w:szCs w:val="21"/>
        </w:rPr>
        <w:t xml:space="preserve"> </w:t>
      </w:r>
      <w:r>
        <w:rPr>
          <w:rFonts w:hint="eastAsia" w:ascii="Times New Roman" w:hAnsi="Times New Roman" w:eastAsia="宋体"/>
          <w:sz w:val="21"/>
          <w:szCs w:val="21"/>
        </w:rPr>
        <w:t>引言</w:t>
      </w:r>
    </w:p>
    <w:p>
      <w:pPr>
        <w:pStyle w:val="9"/>
        <w:spacing w:before="0" w:beforeAutospacing="0" w:after="0" w:afterAutospacing="0" w:line="360" w:lineRule="auto"/>
        <w:ind w:firstLine="420" w:firstLineChars="200"/>
        <w:jc w:val="both"/>
        <w:rPr>
          <w:color w:val="000000"/>
          <w:sz w:val="21"/>
          <w:szCs w:val="21"/>
        </w:rPr>
      </w:pPr>
      <w:r>
        <w:rPr>
          <w:rFonts w:hint="eastAsia"/>
          <w:color w:val="000000"/>
          <w:sz w:val="21"/>
          <w:szCs w:val="21"/>
        </w:rPr>
        <w:t>在我国大气中主要污染物是氨氮化合物，二氧化硫，氮氧化物、VOCs气体以及重金属颗粒等物质。这些污染物的来源跟我们的日常生活息息相关，比如工业生产，石油矿产的开采，燃煤发电发热，汽车尾气的排放，垃圾的无措施焚烧等等</w:t>
      </w:r>
      <w:r>
        <w:rPr>
          <w:color w:val="000000"/>
          <w:sz w:val="21"/>
          <w:szCs w:val="21"/>
        </w:rPr>
        <w:t>,</w:t>
      </w:r>
      <w:r>
        <w:rPr>
          <w:rFonts w:hint="eastAsia"/>
          <w:color w:val="000000"/>
          <w:sz w:val="21"/>
          <w:szCs w:val="21"/>
        </w:rPr>
        <w:t>严重影响了人们的生活。</w:t>
      </w:r>
    </w:p>
    <w:p>
      <w:pPr>
        <w:pStyle w:val="9"/>
        <w:spacing w:before="0" w:beforeAutospacing="0" w:after="0" w:afterAutospacing="0" w:line="360" w:lineRule="auto"/>
        <w:ind w:firstLine="420" w:firstLineChars="200"/>
        <w:jc w:val="both"/>
        <w:rPr>
          <w:color w:val="000000"/>
          <w:sz w:val="20"/>
          <w:szCs w:val="20"/>
        </w:rPr>
      </w:pPr>
      <w:r>
        <w:rPr>
          <w:color w:val="000000"/>
          <w:sz w:val="21"/>
          <w:szCs w:val="21"/>
        </w:rPr>
        <w:t>通过</w:t>
      </w:r>
      <w:r>
        <w:rPr>
          <w:rFonts w:hint="eastAsia"/>
          <w:color w:val="000000"/>
          <w:sz w:val="21"/>
          <w:szCs w:val="21"/>
        </w:rPr>
        <w:t>传感器</w:t>
      </w:r>
      <w:r>
        <w:rPr>
          <w:color w:val="000000"/>
          <w:sz w:val="21"/>
          <w:szCs w:val="21"/>
        </w:rPr>
        <w:t>监测</w:t>
      </w:r>
      <w:r>
        <w:rPr>
          <w:rFonts w:hint="eastAsia"/>
          <w:color w:val="000000"/>
          <w:sz w:val="21"/>
          <w:szCs w:val="21"/>
        </w:rPr>
        <w:t>大气污染物，可以有效地发现污染源，进而采取相应的措施控制污染物的排放。现有的重金属大气污染物监测方法主要有：原子吸收光谱法，原子荧光光谱法，电感耦合等离子体法，紫外-可见分光光度法，高效液相色谱法，电化学分析法以及生物检测法等。然而，以上的气体检测手段面临着检测仪器体积较大，价格昂贵，检测成本高，检测时间长等问题，无法满足实时快速检测的需求。因此，亟需</w:t>
      </w:r>
      <w:r>
        <w:rPr>
          <w:color w:val="000000"/>
          <w:sz w:val="21"/>
          <w:szCs w:val="21"/>
        </w:rPr>
        <w:t>设计</w:t>
      </w:r>
      <w:r>
        <w:rPr>
          <w:rFonts w:hint="eastAsia"/>
          <w:color w:val="000000"/>
          <w:sz w:val="21"/>
          <w:szCs w:val="21"/>
        </w:rPr>
        <w:t>新型的气体污染传感器，以适应低成本、实时测量的检测要求。</w:t>
      </w:r>
    </w:p>
    <w:p>
      <w:pPr>
        <w:pStyle w:val="3"/>
        <w:spacing w:before="0" w:after="0" w:line="360" w:lineRule="auto"/>
        <w:rPr>
          <w:rFonts w:ascii="Times New Roman" w:hAnsi="Times New Roman" w:eastAsia="宋体"/>
          <w:sz w:val="21"/>
          <w:szCs w:val="21"/>
        </w:rPr>
      </w:pPr>
      <w:r>
        <w:rPr>
          <w:rFonts w:hint="eastAsia" w:ascii="Times New Roman" w:hAnsi="Times New Roman" w:eastAsia="宋体"/>
          <w:bCs w:val="0"/>
          <w:kern w:val="0"/>
          <w:sz w:val="21"/>
          <w:szCs w:val="21"/>
        </w:rPr>
        <w:t>1</w:t>
      </w:r>
      <w:r>
        <w:rPr>
          <w:rFonts w:ascii="Times New Roman" w:hAnsi="Times New Roman" w:eastAsia="宋体"/>
          <w:bCs w:val="0"/>
          <w:kern w:val="0"/>
          <w:sz w:val="21"/>
          <w:szCs w:val="21"/>
        </w:rPr>
        <w:t>.</w:t>
      </w:r>
      <w:r>
        <w:rPr>
          <w:rFonts w:hint="eastAsia" w:ascii="Times New Roman" w:hAnsi="Times New Roman" w:eastAsia="宋体"/>
          <w:bCs w:val="0"/>
          <w:kern w:val="0"/>
          <w:sz w:val="21"/>
          <w:szCs w:val="21"/>
        </w:rPr>
        <w:t>2</w:t>
      </w:r>
      <w:r>
        <w:rPr>
          <w:rFonts w:ascii="Times New Roman" w:hAnsi="Times New Roman" w:eastAsia="宋体"/>
          <w:bCs w:val="0"/>
          <w:kern w:val="0"/>
          <w:sz w:val="21"/>
          <w:szCs w:val="21"/>
        </w:rPr>
        <w:t xml:space="preserve"> </w:t>
      </w:r>
      <w:r>
        <w:rPr>
          <w:rFonts w:ascii="Times New Roman" w:hAnsi="Times New Roman" w:eastAsia="宋体"/>
          <w:sz w:val="21"/>
          <w:szCs w:val="21"/>
        </w:rPr>
        <w:t xml:space="preserve"> </w:t>
      </w:r>
      <w:r>
        <w:rPr>
          <w:rFonts w:hint="eastAsia" w:ascii="Times New Roman" w:hAnsi="Times New Roman" w:eastAsia="宋体"/>
          <w:sz w:val="21"/>
          <w:szCs w:val="21"/>
        </w:rPr>
        <w:t>国内外研究现状</w:t>
      </w:r>
    </w:p>
    <w:p>
      <w:pPr>
        <w:pStyle w:val="9"/>
        <w:spacing w:before="0" w:beforeAutospacing="0" w:after="0" w:afterAutospacing="0" w:line="360" w:lineRule="auto"/>
        <w:ind w:firstLine="420" w:firstLineChars="200"/>
        <w:jc w:val="both"/>
        <w:rPr>
          <w:color w:val="000000"/>
          <w:sz w:val="21"/>
          <w:szCs w:val="21"/>
        </w:rPr>
      </w:pPr>
      <w:r>
        <w:rPr>
          <w:rFonts w:hint="eastAsia"/>
          <w:color w:val="000000"/>
          <w:sz w:val="21"/>
          <w:szCs w:val="21"/>
        </w:rPr>
        <w:t>现有气体传感器的存在特异性差，敏感度低等问题，二维材料的带隙可调，且不同的二维材料由于晶体结构的特殊性质导致了不同的电学特性或光学特性的各向异性，因此具有很大的发展潜力。因此，基于二维材料的气敏传感器的研究越来越到受人们的关注。2015年，重庆师范大学冯庆报导了一种SP3杂化的气体分子在金红石相二氧化钛（110）的吸附规律，从而为基于该材料的NH3的气敏传感器提供了理论基础。2020年，天津大学吴萍组利用泛函密度理论（DFT）应用双轴应变诱导的绿色磷烯单层膜实现对气体小分子探测，发现绿色磷烯对氮氧化合物具有高的选择性。2020年，伊朗聚合物和石化研究所石油化工学院的Mohammad Ghashghae等通过量子化学计算，发现具有空位缺陷的黑磷烯可用于NO2检测，且具有的高灵敏度（19%灵敏度）和可重复使用（4.0 s恢复时间）。而氧化锌掺杂的黑磷烯是理想的NO2吸附剂。2019年，印度S.N. Bose national centre for Basic Science的Avisek Maity等以钙钛矿卤化物为传感器材料，制作基于纸质电子元件的廉价固态气体传感器，用于选择性检测NH3气体，检测能力优于1ppm。</w:t>
      </w:r>
    </w:p>
    <w:p>
      <w:pPr>
        <w:pStyle w:val="9"/>
        <w:spacing w:before="0" w:beforeAutospacing="0" w:after="0" w:afterAutospacing="0" w:line="360" w:lineRule="auto"/>
        <w:ind w:firstLine="420" w:firstLineChars="200"/>
        <w:jc w:val="both"/>
        <w:rPr>
          <w:color w:val="000000"/>
          <w:sz w:val="21"/>
          <w:szCs w:val="21"/>
        </w:rPr>
      </w:pPr>
      <w:r>
        <w:rPr>
          <w:rFonts w:hint="eastAsia"/>
          <w:color w:val="000000"/>
          <w:sz w:val="21"/>
          <w:szCs w:val="21"/>
        </w:rPr>
        <w:t>然而，现有的二维传感材料的研究主要是使用基于第一性原理方法的密度泛函理论来计算，计算出的带隙与真实值有偏差，为了获得更精准的带隙，经常使用一些复杂的方法。同时，为了计算吸附能，就通过需要计算吸附位点、吸附能等步骤，计算时间较长，一种传感材料的研究往往需要耗费数十天的时间。而且计算成本较高，需要高性能的计算机，如超算。</w:t>
      </w:r>
    </w:p>
    <w:p>
      <w:pPr>
        <w:pStyle w:val="9"/>
        <w:spacing w:before="0" w:beforeAutospacing="0" w:after="0" w:afterAutospacing="0" w:line="360" w:lineRule="auto"/>
        <w:ind w:firstLine="420" w:firstLineChars="200"/>
        <w:jc w:val="both"/>
        <w:rPr>
          <w:rFonts w:hint="eastAsia"/>
          <w:color w:val="000000"/>
          <w:sz w:val="21"/>
          <w:szCs w:val="21"/>
        </w:rPr>
      </w:pPr>
      <w:r>
        <w:rPr>
          <w:rFonts w:hint="eastAsia"/>
          <w:color w:val="000000"/>
          <w:sz w:val="21"/>
          <w:szCs w:val="21"/>
        </w:rPr>
        <w:t>机器学习为材料设计提供了新的方向。吉林师范大学计算机学院的董延华等在《基于机器学习的多元化合物带隙预测》论文中采用2D Materials Encyclopedia数据库中基于第一性原理和密度泛函理论计算的多元化合物数据集，通过机器学习预测多元化合物的带隙</w:t>
      </w:r>
      <w:r>
        <w:rPr>
          <w:rFonts w:hint="eastAsia"/>
          <w:color w:val="000000"/>
          <w:sz w:val="21"/>
          <w:szCs w:val="21"/>
          <w:vertAlign w:val="superscript"/>
        </w:rPr>
        <w:t>[1]</w:t>
      </w:r>
      <w:r>
        <w:rPr>
          <w:rFonts w:hint="eastAsia"/>
          <w:color w:val="000000"/>
          <w:sz w:val="21"/>
          <w:szCs w:val="21"/>
        </w:rPr>
        <w:t>。东南大学物理学院的万新阳等通过机器学习和第一性原理结合的方法，构建了新型A2BB'O6型双钙钛矿氧化物材料快速筛选的框架</w:t>
      </w:r>
      <w:r>
        <w:rPr>
          <w:rFonts w:hint="eastAsia"/>
          <w:color w:val="000000"/>
          <w:sz w:val="21"/>
          <w:szCs w:val="21"/>
          <w:vertAlign w:val="superscript"/>
        </w:rPr>
        <w:t>[2]</w:t>
      </w:r>
      <w:r>
        <w:rPr>
          <w:rFonts w:hint="eastAsia"/>
          <w:color w:val="000000"/>
          <w:sz w:val="21"/>
          <w:szCs w:val="21"/>
        </w:rPr>
        <w:t>。Tran等</w:t>
      </w:r>
      <w:r>
        <w:rPr>
          <w:rFonts w:hint="eastAsia"/>
          <w:color w:val="000000"/>
          <w:sz w:val="21"/>
          <w:szCs w:val="21"/>
          <w:vertAlign w:val="superscript"/>
        </w:rPr>
        <w:t>[3]</w:t>
      </w:r>
      <w:r>
        <w:rPr>
          <w:rFonts w:hint="eastAsia"/>
          <w:color w:val="000000"/>
          <w:sz w:val="21"/>
          <w:szCs w:val="21"/>
        </w:rPr>
        <w:t>采用主动机器学习模型，筛选出适用于CO2RR和HER的金属间化合物分别为10种和14种。然而，目前尚未有</w:t>
      </w:r>
      <w:r>
        <w:rPr>
          <w:color w:val="000000"/>
          <w:sz w:val="21"/>
          <w:szCs w:val="21"/>
        </w:rPr>
        <w:t>使用</w:t>
      </w:r>
      <w:r>
        <w:rPr>
          <w:rFonts w:hint="eastAsia"/>
          <w:color w:val="000000"/>
          <w:sz w:val="21"/>
          <w:szCs w:val="21"/>
        </w:rPr>
        <w:t>机器学习对二维</w:t>
      </w:r>
      <w:r>
        <w:rPr>
          <w:color w:val="000000"/>
          <w:sz w:val="21"/>
          <w:szCs w:val="21"/>
        </w:rPr>
        <w:t>传感</w:t>
      </w:r>
      <w:r>
        <w:rPr>
          <w:rFonts w:hint="eastAsia"/>
          <w:color w:val="000000"/>
          <w:sz w:val="21"/>
          <w:szCs w:val="21"/>
        </w:rPr>
        <w:t>材料</w:t>
      </w:r>
      <w:r>
        <w:rPr>
          <w:color w:val="000000"/>
          <w:sz w:val="21"/>
          <w:szCs w:val="21"/>
        </w:rPr>
        <w:t>进行研究的报导</w:t>
      </w:r>
      <w:r>
        <w:rPr>
          <w:rFonts w:hint="eastAsia"/>
          <w:color w:val="000000"/>
          <w:sz w:val="21"/>
          <w:szCs w:val="21"/>
        </w:rPr>
        <w:t>。</w:t>
      </w:r>
    </w:p>
    <w:p>
      <w:pPr>
        <w:widowControl/>
        <w:spacing w:line="360" w:lineRule="auto"/>
        <w:jc w:val="left"/>
        <w:rPr>
          <w:b/>
          <w:color w:val="000000"/>
          <w:kern w:val="0"/>
          <w:sz w:val="28"/>
          <w:szCs w:val="28"/>
        </w:rPr>
      </w:pPr>
      <w:r>
        <w:rPr>
          <w:rFonts w:hint="eastAsia"/>
          <w:b/>
          <w:color w:val="000000"/>
          <w:kern w:val="0"/>
          <w:sz w:val="28"/>
          <w:szCs w:val="28"/>
        </w:rPr>
        <w:t xml:space="preserve">2 </w:t>
      </w:r>
      <w:r>
        <w:rPr>
          <w:b/>
          <w:color w:val="000000"/>
          <w:kern w:val="0"/>
          <w:sz w:val="28"/>
          <w:szCs w:val="28"/>
        </w:rPr>
        <w:t xml:space="preserve">  </w:t>
      </w:r>
      <w:r>
        <w:rPr>
          <w:rFonts w:hint="eastAsia"/>
          <w:b/>
          <w:color w:val="000000"/>
          <w:kern w:val="0"/>
          <w:sz w:val="28"/>
          <w:szCs w:val="28"/>
        </w:rPr>
        <w:t>主要技术</w:t>
      </w:r>
    </w:p>
    <w:p>
      <w:pPr>
        <w:pStyle w:val="3"/>
        <w:spacing w:before="0" w:after="0" w:line="360" w:lineRule="auto"/>
        <w:rPr>
          <w:rFonts w:ascii="Times New Roman" w:hAnsi="Times New Roman" w:eastAsia="宋体"/>
          <w:sz w:val="21"/>
          <w:szCs w:val="21"/>
        </w:rPr>
      </w:pPr>
      <w:r>
        <w:rPr>
          <w:rFonts w:hint="eastAsia" w:ascii="Times New Roman" w:hAnsi="Times New Roman" w:eastAsia="宋体"/>
          <w:bCs w:val="0"/>
          <w:kern w:val="0"/>
          <w:sz w:val="21"/>
          <w:szCs w:val="21"/>
        </w:rPr>
        <w:t>2</w:t>
      </w:r>
      <w:r>
        <w:rPr>
          <w:rFonts w:ascii="Times New Roman" w:hAnsi="Times New Roman" w:eastAsia="宋体"/>
          <w:bCs w:val="0"/>
          <w:kern w:val="0"/>
          <w:sz w:val="21"/>
          <w:szCs w:val="21"/>
        </w:rPr>
        <w:t xml:space="preserve">.1 </w:t>
      </w:r>
      <w:r>
        <w:rPr>
          <w:rFonts w:ascii="Times New Roman" w:hAnsi="Times New Roman" w:eastAsia="宋体"/>
          <w:sz w:val="21"/>
          <w:szCs w:val="21"/>
        </w:rPr>
        <w:t xml:space="preserve"> 带隙及形成能</w:t>
      </w:r>
    </w:p>
    <w:p>
      <w:pPr>
        <w:spacing w:line="360" w:lineRule="auto"/>
        <w:ind w:firstLine="420" w:firstLineChars="200"/>
        <w:jc w:val="left"/>
        <w:rPr>
          <w:kern w:val="0"/>
          <w:szCs w:val="21"/>
        </w:rPr>
      </w:pPr>
      <w:r>
        <w:rPr>
          <w:rFonts w:ascii="宋体" w:hAnsi="宋体" w:cs="宋体"/>
          <w:color w:val="000000"/>
          <w:kern w:val="0"/>
          <w:szCs w:val="21"/>
        </w:rPr>
        <w:t>带隙，也称为能隙或禁带宽度，通常是指绝缘体和半导体中价带顶部和导带底部之间的能量差。带隙是原子上的价电子跃迁到导带所需的能量。位于导带的电子可以在晶格内自由移动，因此作为电荷载体传导电流。</w:t>
      </w:r>
      <w:r>
        <w:rPr>
          <w:rFonts w:hint="eastAsia" w:ascii="宋体" w:hAnsi="宋体" w:cs="宋体"/>
          <w:color w:val="000000"/>
          <w:kern w:val="0"/>
          <w:szCs w:val="21"/>
        </w:rPr>
        <w:t>带隙的值越大，价带电子就越难以被激发到导带，从而导致本征载流子浓度偏低，进而导致低电导率。</w:t>
      </w:r>
      <w:r>
        <w:rPr>
          <w:rFonts w:ascii="宋体" w:hAnsi="宋体" w:cs="宋体"/>
          <w:color w:val="000000"/>
          <w:kern w:val="0"/>
          <w:szCs w:val="21"/>
        </w:rPr>
        <w:t>带隙是决定固体导电性的一个主要因素。对于传感材料，带隙起到重要作用，可以直接影响到传感器的敏感性和选择性。对于气体或重金属传感器而言，当吸附物到达传感器表面时，传感器表面电子密度会发生变化，进而引起电学特性的变化，从而可以检测气体的存在。</w:t>
      </w:r>
    </w:p>
    <w:p>
      <w:pPr>
        <w:spacing w:line="360" w:lineRule="auto"/>
        <w:jc w:val="left"/>
        <w:rPr>
          <w:kern w:val="0"/>
          <w:szCs w:val="21"/>
        </w:rPr>
      </w:pPr>
      <w:r>
        <w:rPr>
          <w:kern w:val="0"/>
          <w:szCs w:val="21"/>
        </w:rPr>
        <w:drawing>
          <wp:inline distT="0" distB="0" distL="0" distR="0">
            <wp:extent cx="5321300" cy="3867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321300" cy="3867150"/>
                    </a:xfrm>
                    <a:prstGeom prst="rect">
                      <a:avLst/>
                    </a:prstGeom>
                    <a:noFill/>
                    <a:ln>
                      <a:noFill/>
                    </a:ln>
                  </pic:spPr>
                </pic:pic>
              </a:graphicData>
            </a:graphic>
          </wp:inline>
        </w:drawing>
      </w:r>
    </w:p>
    <w:p>
      <w:pPr>
        <w:spacing w:line="360" w:lineRule="auto"/>
        <w:jc w:val="left"/>
        <w:rPr>
          <w:kern w:val="0"/>
          <w:szCs w:val="21"/>
        </w:rPr>
      </w:pPr>
      <w:r>
        <w:rPr>
          <w:kern w:val="0"/>
          <w:szCs w:val="21"/>
        </w:rPr>
        <w:drawing>
          <wp:inline distT="0" distB="0" distL="0" distR="0">
            <wp:extent cx="6115050" cy="1308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115050" cy="1308100"/>
                    </a:xfrm>
                    <a:prstGeom prst="rect">
                      <a:avLst/>
                    </a:prstGeom>
                    <a:noFill/>
                    <a:ln>
                      <a:noFill/>
                    </a:ln>
                  </pic:spPr>
                </pic:pic>
              </a:graphicData>
            </a:graphic>
          </wp:inline>
        </w:drawing>
      </w:r>
    </w:p>
    <w:p>
      <w:pPr>
        <w:spacing w:line="360" w:lineRule="auto"/>
        <w:ind w:firstLine="420" w:firstLineChars="200"/>
        <w:jc w:val="center"/>
        <w:rPr>
          <w:kern w:val="0"/>
          <w:szCs w:val="21"/>
        </w:rPr>
      </w:pPr>
      <w:r>
        <w:rPr>
          <w:kern w:val="0"/>
          <w:szCs w:val="21"/>
        </w:rPr>
        <w:t>图1 二维材料SnS2上视图及侧视图</w:t>
      </w:r>
    </w:p>
    <w:p>
      <w:pPr>
        <w:spacing w:line="360" w:lineRule="auto"/>
        <w:ind w:firstLine="420" w:firstLineChars="200"/>
        <w:jc w:val="left"/>
        <w:rPr>
          <w:kern w:val="0"/>
          <w:szCs w:val="21"/>
        </w:rPr>
      </w:pPr>
    </w:p>
    <w:p>
      <w:pPr>
        <w:spacing w:line="360" w:lineRule="auto"/>
        <w:jc w:val="left"/>
        <w:rPr>
          <w:kern w:val="0"/>
          <w:szCs w:val="21"/>
        </w:rPr>
      </w:pPr>
      <w:r>
        <w:rPr>
          <w:kern w:val="0"/>
          <w:szCs w:val="21"/>
        </w:rPr>
        <w:drawing>
          <wp:inline distT="0" distB="0" distL="0" distR="0">
            <wp:extent cx="6115050" cy="3022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115050" cy="3022600"/>
                    </a:xfrm>
                    <a:prstGeom prst="rect">
                      <a:avLst/>
                    </a:prstGeom>
                    <a:noFill/>
                    <a:ln>
                      <a:noFill/>
                    </a:ln>
                  </pic:spPr>
                </pic:pic>
              </a:graphicData>
            </a:graphic>
          </wp:inline>
        </w:drawing>
      </w:r>
    </w:p>
    <w:p>
      <w:pPr>
        <w:spacing w:line="360" w:lineRule="auto"/>
        <w:ind w:firstLine="420" w:firstLineChars="200"/>
        <w:jc w:val="center"/>
        <w:rPr>
          <w:kern w:val="0"/>
          <w:szCs w:val="21"/>
        </w:rPr>
      </w:pPr>
      <w:r>
        <w:rPr>
          <w:kern w:val="0"/>
          <w:szCs w:val="21"/>
        </w:rPr>
        <w:t>图2 二维材料SnS2的能带及DOS图</w:t>
      </w:r>
    </w:p>
    <w:p>
      <w:pPr>
        <w:pStyle w:val="9"/>
        <w:spacing w:before="0" w:beforeAutospacing="0" w:after="0" w:afterAutospacing="0" w:line="360" w:lineRule="auto"/>
        <w:ind w:firstLine="420" w:firstLineChars="200"/>
        <w:jc w:val="both"/>
        <w:rPr>
          <w:color w:val="000000"/>
          <w:sz w:val="21"/>
          <w:szCs w:val="21"/>
        </w:rPr>
      </w:pPr>
      <w:r>
        <w:rPr>
          <w:color w:val="000000"/>
          <w:sz w:val="21"/>
          <w:szCs w:val="21"/>
        </w:rPr>
        <w:t>使用二维材料设计传感器，需要提前评估作为敏感材料的二维材料的带隙。如果敏感带隙过低，则在吸附前后的导电性能对比不明显，影响到了传感器的灵敏度。尤其是带隙接近0的二维材料，要设计为电导式传感器，还需要进一步修饰其他原子，以使其具有一定的带隙。同时，当探测对象（例如气体）与本征二维材料之间的吸附作用较弱时，通常需要对二维材料进行修饰或掺杂，以增加其吸附性。这些在材料表面添加的原子或分子可以与探测对象（例如气体）形成更强的相互作用，从而提高二维材料的吸附性。修饰也改变二维材料的电子密度分布，从而改变其对气体的敏感性。</w:t>
      </w:r>
    </w:p>
    <w:p>
      <w:pPr>
        <w:pStyle w:val="9"/>
        <w:spacing w:before="0" w:beforeAutospacing="0" w:after="0" w:afterAutospacing="0" w:line="360" w:lineRule="auto"/>
        <w:ind w:firstLine="420" w:firstLineChars="200"/>
        <w:jc w:val="both"/>
        <w:rPr>
          <w:color w:val="000000"/>
          <w:sz w:val="21"/>
          <w:szCs w:val="21"/>
        </w:rPr>
      </w:pPr>
      <w:r>
        <w:rPr>
          <w:color w:val="000000"/>
          <w:sz w:val="21"/>
          <w:szCs w:val="21"/>
        </w:rPr>
        <w:t>然而，对于不同的基底材料，修饰哪种原子或分子，才能对某种气体具有良好的吸附效果，这正是传感材料设计中遇到的主要问题。在设计阶段通过CVD或ALD技术大量修饰不同的原子与分子来进行实验，实验成本非常高昂，错误几率非常高，难以找到有效的修饰材料和基底传感器的搭配。</w:t>
      </w:r>
    </w:p>
    <w:p>
      <w:pPr>
        <w:pStyle w:val="3"/>
        <w:spacing w:before="0" w:after="0" w:line="360" w:lineRule="auto"/>
        <w:rPr>
          <w:rFonts w:ascii="Times New Roman" w:hAnsi="Times New Roman" w:eastAsia="宋体"/>
          <w:sz w:val="21"/>
          <w:szCs w:val="21"/>
        </w:rPr>
      </w:pPr>
      <w:r>
        <w:rPr>
          <w:rFonts w:hint="eastAsia" w:ascii="Times New Roman" w:hAnsi="Times New Roman" w:eastAsia="宋体"/>
          <w:bCs w:val="0"/>
          <w:kern w:val="0"/>
          <w:sz w:val="21"/>
          <w:szCs w:val="21"/>
        </w:rPr>
        <w:t>2</w:t>
      </w:r>
      <w:r>
        <w:rPr>
          <w:rFonts w:ascii="Times New Roman" w:hAnsi="Times New Roman" w:eastAsia="宋体"/>
          <w:bCs w:val="0"/>
          <w:kern w:val="0"/>
          <w:sz w:val="21"/>
          <w:szCs w:val="21"/>
        </w:rPr>
        <w:t>.</w:t>
      </w:r>
      <w:r>
        <w:rPr>
          <w:rFonts w:hint="eastAsia" w:ascii="Times New Roman" w:hAnsi="Times New Roman" w:eastAsia="宋体"/>
          <w:bCs w:val="0"/>
          <w:kern w:val="0"/>
          <w:sz w:val="21"/>
          <w:szCs w:val="21"/>
        </w:rPr>
        <w:t>2</w:t>
      </w:r>
      <w:r>
        <w:rPr>
          <w:rFonts w:ascii="Times New Roman" w:hAnsi="Times New Roman" w:eastAsia="宋体"/>
          <w:bCs w:val="0"/>
          <w:kern w:val="0"/>
          <w:sz w:val="21"/>
          <w:szCs w:val="21"/>
        </w:rPr>
        <w:t xml:space="preserve"> </w:t>
      </w:r>
      <w:r>
        <w:rPr>
          <w:rFonts w:ascii="Times New Roman" w:hAnsi="Times New Roman" w:eastAsia="宋体"/>
          <w:sz w:val="21"/>
          <w:szCs w:val="21"/>
        </w:rPr>
        <w:t xml:space="preserve"> 密度泛函理论</w:t>
      </w:r>
    </w:p>
    <w:p>
      <w:pPr>
        <w:pStyle w:val="9"/>
        <w:spacing w:before="0" w:beforeAutospacing="0" w:after="0" w:afterAutospacing="0" w:line="360" w:lineRule="auto"/>
        <w:ind w:firstLine="420" w:firstLineChars="200"/>
        <w:jc w:val="both"/>
        <w:rPr>
          <w:color w:val="000000"/>
          <w:sz w:val="21"/>
          <w:szCs w:val="21"/>
        </w:rPr>
      </w:pPr>
      <w:r>
        <w:rPr>
          <w:color w:val="000000"/>
          <w:sz w:val="21"/>
          <w:szCs w:val="21"/>
        </w:rPr>
        <w:t>第一性原理是量子力学中最基本的原理，通过研究单个原子中电子和核的相互作用来解释化学和物理问题。而密度泛函理论（DFT）基于第一性原理的框架，是多电子体系电子结构的重要研究方法方法。通过DFT，可以用来预测原子和分子的结构，能量，离子化能和电子特性，以及密度和成分的可能变化等等。 用密度泛函理论计算半导体材料的电子特性，预测可能的超过实验所能测量到的物理学性质，发现材料的新用途,有助于发现新型材料，设计和合成新型传感材料和传感器。通过建立基底材料修饰不同原子或分子模型，并进行形成能的计算，可以预测基底材料修饰后的稳定性，从而可以排除一些不稳定的基底和修饰物组合。通过计算修饰后的二维材料与吸附原子或分子的吸附能，即可排除吸附效果差，灵敏度低或可复用性差的组合，找到合适的吸附物。</w:t>
      </w:r>
    </w:p>
    <w:p>
      <w:pPr>
        <w:spacing w:line="360" w:lineRule="auto"/>
        <w:rPr>
          <w:kern w:val="0"/>
          <w:szCs w:val="21"/>
        </w:rPr>
      </w:pPr>
      <w:r>
        <w:rPr>
          <w:kern w:val="0"/>
          <w:szCs w:val="21"/>
        </w:rPr>
        <w:drawing>
          <wp:inline distT="0" distB="0" distL="0" distR="0">
            <wp:extent cx="6115050" cy="2870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115050" cy="2870200"/>
                    </a:xfrm>
                    <a:prstGeom prst="rect">
                      <a:avLst/>
                    </a:prstGeom>
                    <a:noFill/>
                    <a:ln>
                      <a:noFill/>
                    </a:ln>
                  </pic:spPr>
                </pic:pic>
              </a:graphicData>
            </a:graphic>
          </wp:inline>
        </w:drawing>
      </w:r>
    </w:p>
    <w:p>
      <w:pPr>
        <w:spacing w:line="360" w:lineRule="auto"/>
        <w:ind w:firstLine="430" w:firstLineChars="205"/>
        <w:jc w:val="center"/>
        <w:rPr>
          <w:kern w:val="0"/>
          <w:szCs w:val="21"/>
        </w:rPr>
      </w:pPr>
      <w:r>
        <w:rPr>
          <w:kern w:val="0"/>
          <w:szCs w:val="21"/>
        </w:rPr>
        <w:t>图3 气体传感器设计步骤图</w:t>
      </w:r>
    </w:p>
    <w:p>
      <w:pPr>
        <w:spacing w:line="360" w:lineRule="auto"/>
        <w:ind w:firstLine="430" w:firstLineChars="205"/>
        <w:rPr>
          <w:kern w:val="0"/>
          <w:szCs w:val="21"/>
        </w:rPr>
      </w:pPr>
    </w:p>
    <w:p>
      <w:pPr>
        <w:pStyle w:val="9"/>
        <w:spacing w:before="0" w:beforeAutospacing="0" w:after="0" w:afterAutospacing="0" w:line="360" w:lineRule="auto"/>
        <w:ind w:firstLine="420" w:firstLineChars="200"/>
        <w:jc w:val="both"/>
        <w:rPr>
          <w:color w:val="000000"/>
          <w:sz w:val="21"/>
          <w:szCs w:val="21"/>
        </w:rPr>
      </w:pPr>
      <w:r>
        <w:rPr>
          <w:color w:val="000000"/>
          <w:sz w:val="21"/>
          <w:szCs w:val="21"/>
        </w:rPr>
        <w:t>然而，使用DFT方法设计传感器，常消耗大量的计算资源。在计算形成能或吸附能前，需要计算原子或分子吸在基底材料中不同位点的能量，从而找到能量最低点，也就是修饰或吸附时的最稳定点。而这个计算需要确定找到基底材料的不对称点与修饰原子种类、吸附原子或分子不同姿态的组合。这对于结构越复杂的吸附物，组合的可能性越多，计算量越大。由于DFT计算往往在周期性势场中进行，这就要求基底材料需要足够大，才能使吸附物之间不相互干扰。而随着基底材料原子数的增加，计算资源需求也快速增长。因此通常情况下，进行传感材料的设计需要使用超算等高性能计算资源，需要耗费大量的计算时间和成本，这也是DFT用于传感材料设计的一大难题。</w:t>
      </w:r>
    </w:p>
    <w:p>
      <w:pPr>
        <w:pStyle w:val="3"/>
        <w:spacing w:before="0" w:after="0" w:line="360" w:lineRule="auto"/>
        <w:rPr>
          <w:rFonts w:ascii="Times New Roman" w:hAnsi="Times New Roman" w:eastAsia="宋体"/>
          <w:sz w:val="21"/>
          <w:szCs w:val="21"/>
        </w:rPr>
      </w:pPr>
      <w:r>
        <w:rPr>
          <w:rFonts w:hint="eastAsia" w:ascii="Times New Roman" w:hAnsi="Times New Roman" w:eastAsia="宋体"/>
          <w:bCs w:val="0"/>
          <w:kern w:val="0"/>
          <w:sz w:val="21"/>
          <w:szCs w:val="21"/>
        </w:rPr>
        <w:t>2</w:t>
      </w:r>
      <w:r>
        <w:rPr>
          <w:rFonts w:ascii="Times New Roman" w:hAnsi="Times New Roman" w:eastAsia="宋体"/>
          <w:bCs w:val="0"/>
          <w:kern w:val="0"/>
          <w:sz w:val="21"/>
          <w:szCs w:val="21"/>
        </w:rPr>
        <w:t xml:space="preserve">.3 </w:t>
      </w:r>
      <w:r>
        <w:rPr>
          <w:rFonts w:ascii="Times New Roman" w:hAnsi="Times New Roman" w:eastAsia="宋体"/>
          <w:sz w:val="21"/>
          <w:szCs w:val="21"/>
        </w:rPr>
        <w:t xml:space="preserve"> 机器学习</w:t>
      </w:r>
    </w:p>
    <w:p>
      <w:pPr>
        <w:spacing w:line="360" w:lineRule="auto"/>
        <w:ind w:firstLine="430" w:firstLineChars="205"/>
        <w:rPr>
          <w:kern w:val="0"/>
          <w:szCs w:val="21"/>
        </w:rPr>
      </w:pPr>
      <w:r>
        <w:rPr>
          <w:kern w:val="0"/>
          <w:szCs w:val="21"/>
        </w:rPr>
        <w:t>2.3.1 机器学习</w:t>
      </w:r>
    </w:p>
    <w:p>
      <w:pPr>
        <w:pStyle w:val="9"/>
        <w:spacing w:before="0" w:beforeAutospacing="0" w:after="0" w:afterAutospacing="0" w:line="360" w:lineRule="auto"/>
        <w:ind w:firstLine="420" w:firstLineChars="200"/>
        <w:jc w:val="both"/>
        <w:rPr>
          <w:color w:val="000000"/>
          <w:sz w:val="21"/>
          <w:szCs w:val="21"/>
        </w:rPr>
      </w:pPr>
      <w:r>
        <w:rPr>
          <w:color w:val="000000"/>
          <w:sz w:val="21"/>
          <w:szCs w:val="21"/>
        </w:rPr>
        <w:t>机器学习可以快速地从大量数据中提取有价值的信息，生成准确的预测和分类，识别复杂的模式和趋势，而人类很难做到。本文中涉及的机器学习技术包括：</w:t>
      </w:r>
    </w:p>
    <w:p>
      <w:pPr>
        <w:pStyle w:val="9"/>
        <w:spacing w:before="0" w:beforeAutospacing="0" w:after="0" w:afterAutospacing="0" w:line="360" w:lineRule="auto"/>
        <w:ind w:firstLine="420" w:firstLineChars="200"/>
        <w:jc w:val="both"/>
        <w:rPr>
          <w:color w:val="000000"/>
          <w:sz w:val="21"/>
          <w:szCs w:val="21"/>
        </w:rPr>
      </w:pPr>
      <w:r>
        <w:rPr>
          <w:color w:val="000000"/>
          <w:sz w:val="21"/>
          <w:szCs w:val="21"/>
        </w:rPr>
        <w:t>支持向量机（Support Vector Machine，SVM）可用于分类、回归和异常检测等问题。其中，线性回归是指利用线性模型对数据进行回归分析的方法。</w:t>
      </w:r>
    </w:p>
    <w:p>
      <w:pPr>
        <w:pStyle w:val="9"/>
        <w:spacing w:before="0" w:beforeAutospacing="0" w:after="0" w:afterAutospacing="0" w:line="360" w:lineRule="auto"/>
        <w:ind w:firstLine="420" w:firstLineChars="200"/>
        <w:jc w:val="both"/>
        <w:rPr>
          <w:color w:val="000000"/>
          <w:sz w:val="21"/>
          <w:szCs w:val="21"/>
        </w:rPr>
      </w:pPr>
      <w:r>
        <w:rPr>
          <w:rFonts w:hint="eastAsia"/>
          <w:color w:val="000000"/>
          <w:sz w:val="21"/>
          <w:szCs w:val="21"/>
        </w:rPr>
        <w:t>随机森林(Random Forest)</w:t>
      </w:r>
      <w:r>
        <w:rPr>
          <w:color w:val="000000"/>
          <w:sz w:val="21"/>
          <w:szCs w:val="21"/>
        </w:rPr>
        <w:t>算法是由多棵决策树组成的模型，每棵决策树都是一个独立的模型，最后将多棵决策树的预测结果集成起来得到最终的预测结果。</w:t>
      </w:r>
    </w:p>
    <w:p>
      <w:pPr>
        <w:pStyle w:val="9"/>
        <w:spacing w:before="0" w:beforeAutospacing="0" w:after="0" w:afterAutospacing="0" w:line="360" w:lineRule="auto"/>
        <w:ind w:firstLine="420" w:firstLineChars="200"/>
        <w:jc w:val="both"/>
        <w:rPr>
          <w:color w:val="000000"/>
          <w:sz w:val="21"/>
          <w:szCs w:val="21"/>
        </w:rPr>
      </w:pPr>
      <w:r>
        <w:rPr>
          <w:color w:val="000000"/>
          <w:sz w:val="21"/>
          <w:szCs w:val="21"/>
        </w:rPr>
        <w:t>DART</w:t>
      </w:r>
      <w:r>
        <w:rPr>
          <w:rFonts w:hint="eastAsia"/>
          <w:color w:val="000000"/>
          <w:sz w:val="21"/>
          <w:szCs w:val="21"/>
        </w:rPr>
        <w:t>(Dropouts meet Multiple Additive Regression Trees)</w:t>
      </w:r>
      <w:r>
        <w:rPr>
          <w:color w:val="000000"/>
          <w:sz w:val="21"/>
          <w:szCs w:val="21"/>
        </w:rPr>
        <w:t>算法结合了随机森林和弱学习器的思想，使用多个回归树（Additive Regression Trees）作为基学习器，并通过随机丢弃树（Dropouts）的方法来组合这些回归树，并对剩余的回归树进行训练。</w:t>
      </w:r>
    </w:p>
    <w:p>
      <w:pPr>
        <w:pStyle w:val="9"/>
        <w:spacing w:before="0" w:beforeAutospacing="0" w:after="0" w:afterAutospacing="0" w:line="360" w:lineRule="auto"/>
        <w:ind w:firstLine="420" w:firstLineChars="200"/>
        <w:jc w:val="both"/>
        <w:rPr>
          <w:color w:val="000000"/>
          <w:sz w:val="21"/>
          <w:szCs w:val="21"/>
        </w:rPr>
      </w:pPr>
      <w:r>
        <w:rPr>
          <w:rFonts w:hint="eastAsia"/>
          <w:color w:val="000000"/>
          <w:sz w:val="21"/>
          <w:szCs w:val="21"/>
        </w:rPr>
        <w:t>Lightgbm-gbdt</w:t>
      </w:r>
      <w:r>
        <w:rPr>
          <w:color w:val="000000"/>
          <w:sz w:val="21"/>
          <w:szCs w:val="21"/>
        </w:rPr>
        <w:t>是一种用于机器学习的高效的梯度提升决策树（Gradient Boosting Decision Tree，GBDT）算法。它是针对大数据集进行优化的，可以通过减少模型的训练时间，提高模型的准确性。</w:t>
      </w:r>
    </w:p>
    <w:p>
      <w:pPr>
        <w:spacing w:line="360" w:lineRule="auto"/>
        <w:ind w:firstLine="430" w:firstLineChars="205"/>
        <w:rPr>
          <w:szCs w:val="21"/>
        </w:rPr>
      </w:pPr>
      <w:r>
        <w:rPr>
          <w:szCs w:val="21"/>
        </w:rPr>
        <w:t>2.3.2 深度学习</w:t>
      </w:r>
    </w:p>
    <w:p>
      <w:pPr>
        <w:pStyle w:val="9"/>
        <w:spacing w:before="0" w:beforeAutospacing="0" w:after="0" w:afterAutospacing="0" w:line="360" w:lineRule="auto"/>
        <w:ind w:firstLine="420" w:firstLineChars="200"/>
        <w:jc w:val="both"/>
        <w:rPr>
          <w:color w:val="000000"/>
          <w:sz w:val="21"/>
          <w:szCs w:val="21"/>
        </w:rPr>
      </w:pPr>
      <w:r>
        <w:rPr>
          <w:rFonts w:hint="eastAsia"/>
          <w:color w:val="000000"/>
          <w:sz w:val="21"/>
          <w:szCs w:val="21"/>
        </w:rPr>
        <w:t>深度学习是机器学习中的一个分支，是基于人工神经网络（Artificial Neural Networks）的一类技术。深度学习利用了多层次的非线性处理单元（称为神经元）来对数据进行建模和分析，模仿人类大脑的学习方式。深度学习算法将大量的输入数据映射到多个不同的隐藏层上，从而使用许多参数来存储和处理数据。</w:t>
      </w:r>
    </w:p>
    <w:p>
      <w:pPr>
        <w:widowControl/>
        <w:spacing w:line="360" w:lineRule="auto"/>
        <w:jc w:val="left"/>
        <w:rPr>
          <w:kern w:val="0"/>
          <w:sz w:val="28"/>
          <w:szCs w:val="28"/>
        </w:rPr>
      </w:pPr>
      <w:r>
        <w:rPr>
          <w:rFonts w:hint="eastAsia"/>
          <w:b/>
          <w:color w:val="000000"/>
          <w:kern w:val="0"/>
          <w:sz w:val="28"/>
          <w:szCs w:val="28"/>
        </w:rPr>
        <w:t xml:space="preserve">3 </w:t>
      </w:r>
      <w:r>
        <w:rPr>
          <w:b/>
          <w:color w:val="000000"/>
          <w:kern w:val="0"/>
          <w:sz w:val="28"/>
          <w:szCs w:val="28"/>
        </w:rPr>
        <w:t xml:space="preserve">  </w:t>
      </w:r>
      <w:r>
        <w:rPr>
          <w:rFonts w:hint="eastAsia"/>
          <w:b/>
          <w:color w:val="000000"/>
          <w:kern w:val="0"/>
          <w:sz w:val="28"/>
          <w:szCs w:val="28"/>
        </w:rPr>
        <w:t>基于机器学习的能带预测</w:t>
      </w:r>
    </w:p>
    <w:p>
      <w:pPr>
        <w:pStyle w:val="3"/>
        <w:spacing w:before="0" w:after="0" w:line="360" w:lineRule="auto"/>
        <w:rPr>
          <w:rFonts w:ascii="Times New Roman" w:hAnsi="Times New Roman" w:eastAsia="宋体"/>
          <w:bCs w:val="0"/>
          <w:kern w:val="0"/>
          <w:sz w:val="21"/>
          <w:szCs w:val="21"/>
        </w:rPr>
      </w:pPr>
      <w:r>
        <w:rPr>
          <w:rFonts w:hint="eastAsia" w:ascii="Times New Roman" w:hAnsi="Times New Roman" w:eastAsia="宋体"/>
          <w:bCs w:val="0"/>
          <w:kern w:val="0"/>
          <w:sz w:val="21"/>
          <w:szCs w:val="21"/>
        </w:rPr>
        <w:t>3</w:t>
      </w:r>
      <w:r>
        <w:rPr>
          <w:rFonts w:ascii="Times New Roman" w:hAnsi="Times New Roman" w:eastAsia="宋体"/>
          <w:bCs w:val="0"/>
          <w:kern w:val="0"/>
          <w:sz w:val="21"/>
          <w:szCs w:val="21"/>
        </w:rPr>
        <w:t xml:space="preserve">.1  </w:t>
      </w:r>
      <w:r>
        <w:rPr>
          <w:rFonts w:hint="eastAsia" w:ascii="Times New Roman" w:hAnsi="Times New Roman" w:eastAsia="宋体"/>
          <w:bCs w:val="0"/>
          <w:kern w:val="0"/>
          <w:sz w:val="21"/>
          <w:szCs w:val="21"/>
        </w:rPr>
        <w:t>数据准备</w:t>
      </w:r>
    </w:p>
    <w:p>
      <w:pPr>
        <w:pStyle w:val="9"/>
        <w:spacing w:before="0" w:beforeAutospacing="0" w:after="0" w:afterAutospacing="0" w:line="360" w:lineRule="auto"/>
        <w:ind w:firstLine="420" w:firstLineChars="200"/>
        <w:jc w:val="both"/>
        <w:rPr>
          <w:color w:val="000000"/>
          <w:sz w:val="21"/>
          <w:szCs w:val="21"/>
        </w:rPr>
      </w:pPr>
      <w:r>
        <w:rPr>
          <w:rFonts w:hint="eastAsia"/>
          <w:color w:val="000000"/>
          <w:sz w:val="21"/>
          <w:szCs w:val="21"/>
        </w:rPr>
        <w:t>选取了MX2型二维材料为研究对象，挑选其中具有一定带隙的化合物进行研究。选取了基于第一性原理和密度泛函理论计算得到的120个MX2型二维金属化合物数据作为数据集，提取M,X位元素的电负性(EN)、第一电离能(I)、原子有效半径(R)、化合物形成热(Hf)、总能量(E)、晶体质量(m)、晶体体积(V)以及基于GGA-PBE计算的带隙等性质为特征变量，以G0W0带隙为预测目标，组成数据集，进行机器学习，同时也引入了带隙的理论计算值作为模型的参考。</w:t>
      </w:r>
    </w:p>
    <w:p>
      <w:pPr>
        <w:pStyle w:val="3"/>
        <w:spacing w:before="0" w:after="0" w:line="360" w:lineRule="auto"/>
        <w:rPr>
          <w:rFonts w:ascii="Times New Roman" w:hAnsi="Times New Roman" w:eastAsia="宋体"/>
          <w:bCs w:val="0"/>
          <w:kern w:val="0"/>
          <w:sz w:val="21"/>
          <w:szCs w:val="21"/>
        </w:rPr>
      </w:pPr>
      <w:r>
        <w:rPr>
          <w:rFonts w:hint="eastAsia" w:ascii="Times New Roman" w:hAnsi="Times New Roman" w:eastAsia="宋体"/>
          <w:bCs w:val="0"/>
          <w:kern w:val="0"/>
          <w:sz w:val="21"/>
          <w:szCs w:val="21"/>
        </w:rPr>
        <w:t>3</w:t>
      </w:r>
      <w:r>
        <w:rPr>
          <w:rFonts w:ascii="Times New Roman" w:hAnsi="Times New Roman" w:eastAsia="宋体"/>
          <w:bCs w:val="0"/>
          <w:kern w:val="0"/>
          <w:sz w:val="21"/>
          <w:szCs w:val="21"/>
        </w:rPr>
        <w:t xml:space="preserve">.2  </w:t>
      </w:r>
      <w:r>
        <w:rPr>
          <w:rFonts w:hint="eastAsia" w:ascii="Times New Roman" w:hAnsi="Times New Roman" w:eastAsia="宋体"/>
          <w:bCs w:val="0"/>
          <w:kern w:val="0"/>
          <w:sz w:val="21"/>
          <w:szCs w:val="21"/>
        </w:rPr>
        <w:t>模型训练</w:t>
      </w:r>
    </w:p>
    <w:p>
      <w:pPr>
        <w:pStyle w:val="9"/>
        <w:spacing w:before="0" w:beforeAutospacing="0" w:after="0" w:afterAutospacing="0" w:line="360" w:lineRule="auto"/>
        <w:ind w:firstLine="420" w:firstLineChars="200"/>
        <w:jc w:val="both"/>
        <w:rPr>
          <w:color w:val="000000"/>
          <w:sz w:val="21"/>
          <w:szCs w:val="21"/>
        </w:rPr>
      </w:pPr>
      <w:r>
        <w:rPr>
          <w:rFonts w:hint="eastAsia"/>
          <w:color w:val="000000"/>
          <w:sz w:val="21"/>
          <w:szCs w:val="21"/>
        </w:rPr>
        <w:t>使用Lightgbm-gbdt(梯度提升决策树)图</w:t>
      </w:r>
      <w:r>
        <w:rPr>
          <w:color w:val="000000"/>
          <w:sz w:val="21"/>
          <w:szCs w:val="21"/>
        </w:rPr>
        <w:t>4</w:t>
      </w:r>
      <w:r>
        <w:rPr>
          <w:rFonts w:hint="eastAsia"/>
          <w:color w:val="000000"/>
          <w:sz w:val="21"/>
          <w:szCs w:val="21"/>
        </w:rPr>
        <w:t>、dart(Dropouts meet Multiple Additive Regression Trees)图</w:t>
      </w:r>
      <w:r>
        <w:rPr>
          <w:color w:val="000000"/>
          <w:sz w:val="21"/>
          <w:szCs w:val="21"/>
        </w:rPr>
        <w:t>5</w:t>
      </w:r>
      <w:r>
        <w:rPr>
          <w:rFonts w:hint="eastAsia"/>
          <w:color w:val="000000"/>
          <w:sz w:val="21"/>
          <w:szCs w:val="21"/>
        </w:rPr>
        <w:t>，随机森林(Random Forest)图</w:t>
      </w:r>
      <w:r>
        <w:rPr>
          <w:color w:val="000000"/>
          <w:sz w:val="21"/>
          <w:szCs w:val="21"/>
        </w:rPr>
        <w:t>6</w:t>
      </w:r>
      <w:r>
        <w:rPr>
          <w:rFonts w:hint="eastAsia"/>
          <w:color w:val="000000"/>
          <w:sz w:val="21"/>
          <w:szCs w:val="21"/>
        </w:rPr>
        <w:t>，SVR(支持向量机线性回归)图</w:t>
      </w:r>
      <w:r>
        <w:rPr>
          <w:color w:val="000000"/>
          <w:sz w:val="21"/>
          <w:szCs w:val="21"/>
        </w:rPr>
        <w:t>7</w:t>
      </w:r>
      <w:r>
        <w:rPr>
          <w:rFonts w:hint="eastAsia"/>
          <w:color w:val="000000"/>
          <w:sz w:val="21"/>
          <w:szCs w:val="21"/>
        </w:rPr>
        <w:t>，机器学习方法对训练集进行训练，可得到如图所示模型，图中横坐标为带宽理论计算值，纵坐标蓝点为对应带宽的预测值，黄点为对应的PBE带隙值，可以看到预测值比PBE值更接近带宽理论计算值。</w:t>
      </w:r>
    </w:p>
    <w:p>
      <w:pPr>
        <w:pStyle w:val="9"/>
        <w:spacing w:before="0" w:beforeAutospacing="0" w:after="0" w:afterAutospacing="0"/>
        <w:ind w:firstLine="960" w:firstLineChars="400"/>
        <w:jc w:val="both"/>
      </w:pPr>
      <w:r>
        <w:drawing>
          <wp:inline distT="0" distB="0" distL="0" distR="0">
            <wp:extent cx="2578100" cy="2012950"/>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78100" cy="2012950"/>
                    </a:xfrm>
                    <a:prstGeom prst="rect">
                      <a:avLst/>
                    </a:prstGeom>
                    <a:noFill/>
                    <a:ln>
                      <a:noFill/>
                    </a:ln>
                  </pic:spPr>
                </pic:pic>
              </a:graphicData>
            </a:graphic>
          </wp:inline>
        </w:drawing>
      </w:r>
      <w:r>
        <w:drawing>
          <wp:inline distT="0" distB="0" distL="0" distR="0">
            <wp:extent cx="2686050" cy="2012950"/>
            <wp:effectExtent l="0" t="0" r="0" b="0"/>
            <wp:docPr id="6"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686050" cy="2012950"/>
                    </a:xfrm>
                    <a:prstGeom prst="rect">
                      <a:avLst/>
                    </a:prstGeom>
                    <a:noFill/>
                    <a:ln>
                      <a:noFill/>
                    </a:ln>
                  </pic:spPr>
                </pic:pic>
              </a:graphicData>
            </a:graphic>
          </wp:inline>
        </w:drawing>
      </w:r>
    </w:p>
    <w:p>
      <w:pPr>
        <w:pStyle w:val="9"/>
        <w:spacing w:before="0" w:beforeAutospacing="0" w:after="0" w:afterAutospacing="0"/>
        <w:ind w:left="1260" w:firstLine="420"/>
        <w:rPr>
          <w:color w:val="000000"/>
          <w:sz w:val="21"/>
          <w:szCs w:val="21"/>
        </w:rPr>
      </w:pPr>
      <w:r>
        <w:rPr>
          <w:rFonts w:ascii="Helvetica" w:eastAsia="Helvetica" w:cs="Helvetica"/>
          <w:color w:val="000000"/>
          <w:sz w:val="18"/>
          <w:szCs w:val="18"/>
        </w:rPr>
        <w:t xml:space="preserve"> </w:t>
      </w:r>
      <w:r>
        <w:rPr>
          <w:rFonts w:hint="eastAsia"/>
          <w:color w:val="000000"/>
          <w:sz w:val="21"/>
          <w:szCs w:val="21"/>
        </w:rPr>
        <w:t xml:space="preserve">图4 </w:t>
      </w:r>
      <w:r>
        <w:rPr>
          <w:color w:val="000000"/>
          <w:sz w:val="21"/>
          <w:szCs w:val="21"/>
        </w:rPr>
        <w:t xml:space="preserve">Lightgbm-gbdt算法训练图 </w:t>
      </w:r>
      <w:r>
        <w:rPr>
          <w:rFonts w:hint="eastAsia" w:ascii="Helvetica" w:cs="Helvetica"/>
          <w:color w:val="000000"/>
          <w:sz w:val="18"/>
          <w:szCs w:val="18"/>
        </w:rPr>
        <w:t xml:space="preserve">      </w:t>
      </w:r>
      <w:r>
        <w:rPr>
          <w:rFonts w:ascii="Helvetica" w:cs="Helvetica"/>
          <w:color w:val="000000"/>
          <w:sz w:val="18"/>
          <w:szCs w:val="18"/>
        </w:rPr>
        <w:tab/>
      </w:r>
      <w:r>
        <w:rPr>
          <w:rFonts w:ascii="Helvetica" w:cs="Helvetica"/>
          <w:color w:val="000000"/>
          <w:sz w:val="18"/>
          <w:szCs w:val="18"/>
        </w:rPr>
        <w:t xml:space="preserve">    </w:t>
      </w:r>
      <w:r>
        <w:rPr>
          <w:color w:val="000000"/>
          <w:sz w:val="21"/>
          <w:szCs w:val="21"/>
        </w:rPr>
        <w:t>图5 Lightgbm-dart算法训练图</w:t>
      </w:r>
    </w:p>
    <w:p>
      <w:pPr>
        <w:pStyle w:val="9"/>
        <w:spacing w:before="0" w:beforeAutospacing="0" w:after="0" w:afterAutospacing="0"/>
        <w:ind w:firstLine="960" w:firstLineChars="400"/>
      </w:pPr>
      <w:r>
        <w:drawing>
          <wp:inline distT="0" distB="0" distL="0" distR="0">
            <wp:extent cx="2628900" cy="2076450"/>
            <wp:effectExtent l="0" t="0" r="0" b="0"/>
            <wp:docPr id="7"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628900" cy="2076450"/>
                    </a:xfrm>
                    <a:prstGeom prst="rect">
                      <a:avLst/>
                    </a:prstGeom>
                    <a:noFill/>
                    <a:ln>
                      <a:noFill/>
                    </a:ln>
                  </pic:spPr>
                </pic:pic>
              </a:graphicData>
            </a:graphic>
          </wp:inline>
        </w:drawing>
      </w:r>
      <w:r>
        <w:drawing>
          <wp:inline distT="0" distB="0" distL="0" distR="0">
            <wp:extent cx="2787650" cy="2089150"/>
            <wp:effectExtent l="0" t="0" r="0" b="0"/>
            <wp:docPr id="8"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787650" cy="2089150"/>
                    </a:xfrm>
                    <a:prstGeom prst="rect">
                      <a:avLst/>
                    </a:prstGeom>
                    <a:noFill/>
                    <a:ln>
                      <a:noFill/>
                    </a:ln>
                  </pic:spPr>
                </pic:pic>
              </a:graphicData>
            </a:graphic>
          </wp:inline>
        </w:drawing>
      </w:r>
    </w:p>
    <w:p>
      <w:pPr>
        <w:pStyle w:val="9"/>
        <w:spacing w:before="0" w:beforeAutospacing="0" w:after="0" w:afterAutospacing="0"/>
        <w:rPr>
          <w:color w:val="000000"/>
          <w:sz w:val="21"/>
          <w:szCs w:val="21"/>
        </w:rPr>
      </w:pPr>
      <w:r>
        <w:rPr>
          <w:color w:val="000000"/>
          <w:sz w:val="21"/>
          <w:szCs w:val="21"/>
        </w:rPr>
        <w:t xml:space="preserve">                  图6 随机森林算法训练图</w:t>
      </w:r>
      <w:r>
        <w:rPr>
          <w:rFonts w:ascii="Helvetica" w:eastAsia="Helvetica" w:cs="Helvetica"/>
          <w:color w:val="000000"/>
          <w:sz w:val="18"/>
          <w:szCs w:val="18"/>
        </w:rPr>
        <w:t xml:space="preserve"> </w:t>
      </w:r>
      <w:r>
        <w:rPr>
          <w:rFonts w:hint="eastAsia" w:ascii="Helvetica" w:cs="Helvetica"/>
          <w:color w:val="000000"/>
          <w:sz w:val="18"/>
          <w:szCs w:val="18"/>
        </w:rPr>
        <w:t xml:space="preserve">          </w:t>
      </w:r>
      <w:r>
        <w:rPr>
          <w:rFonts w:ascii="Helvetica" w:cs="Helvetica"/>
          <w:color w:val="000000"/>
          <w:sz w:val="18"/>
          <w:szCs w:val="18"/>
        </w:rPr>
        <w:tab/>
      </w:r>
      <w:r>
        <w:rPr>
          <w:rFonts w:ascii="Helvetica" w:cs="Helvetica"/>
          <w:color w:val="000000"/>
          <w:sz w:val="18"/>
          <w:szCs w:val="18"/>
        </w:rPr>
        <w:t xml:space="preserve">      </w:t>
      </w:r>
      <w:r>
        <w:rPr>
          <w:color w:val="000000"/>
          <w:sz w:val="21"/>
          <w:szCs w:val="21"/>
        </w:rPr>
        <w:t>图7 支持向量机算法训练图</w:t>
      </w:r>
    </w:p>
    <w:p>
      <w:pPr>
        <w:pStyle w:val="9"/>
        <w:spacing w:before="0" w:beforeAutospacing="0" w:after="0" w:afterAutospacing="0" w:line="360" w:lineRule="auto"/>
        <w:ind w:firstLine="420" w:firstLineChars="200"/>
        <w:jc w:val="both"/>
        <w:rPr>
          <w:color w:val="000000"/>
          <w:sz w:val="21"/>
          <w:szCs w:val="21"/>
        </w:rPr>
      </w:pPr>
      <w:r>
        <w:rPr>
          <w:rFonts w:hint="eastAsia"/>
          <w:color w:val="000000"/>
          <w:sz w:val="21"/>
          <w:szCs w:val="21"/>
        </w:rPr>
        <w:t>从图</w:t>
      </w:r>
      <w:r>
        <w:rPr>
          <w:color w:val="000000"/>
          <w:sz w:val="21"/>
          <w:szCs w:val="21"/>
        </w:rPr>
        <w:t>4</w:t>
      </w:r>
      <w:r>
        <w:rPr>
          <w:rFonts w:hint="eastAsia"/>
          <w:color w:val="000000"/>
          <w:sz w:val="21"/>
          <w:szCs w:val="21"/>
        </w:rPr>
        <w:t>到图</w:t>
      </w:r>
      <w:r>
        <w:rPr>
          <w:color w:val="000000"/>
          <w:sz w:val="21"/>
          <w:szCs w:val="21"/>
        </w:rPr>
        <w:t>7</w:t>
      </w:r>
      <w:r>
        <w:rPr>
          <w:rFonts w:hint="eastAsia"/>
          <w:color w:val="000000"/>
          <w:sz w:val="21"/>
          <w:szCs w:val="21"/>
        </w:rPr>
        <w:t>可以看出，使用Lightgbm-gbdt和Lightgbm-dart的算法训练出来的模型效果都比较理想，拟合度都很好。而使用随机森林(Random Forest)和SVR(支持向量机线性回归)训练出来的模型，拟合度一般。四种算法的10折交叉验证精确度误差分析如表1所示：</w:t>
      </w:r>
    </w:p>
    <w:p>
      <w:pPr>
        <w:ind w:firstLine="400" w:firstLineChars="200"/>
        <w:rPr>
          <w:rFonts w:ascii="宋体" w:hAnsi="宋体" w:cs="宋体"/>
          <w:sz w:val="20"/>
          <w:szCs w:val="16"/>
        </w:rPr>
      </w:pPr>
    </w:p>
    <w:tbl>
      <w:tblPr>
        <w:tblStyle w:val="11"/>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31"/>
        <w:gridCol w:w="1231"/>
        <w:gridCol w:w="1231"/>
        <w:gridCol w:w="1231"/>
        <w:gridCol w:w="1231"/>
        <w:gridCol w:w="1231"/>
        <w:gridCol w:w="1231"/>
        <w:gridCol w:w="12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40" w:hRule="atLeast"/>
        </w:trPr>
        <w:tc>
          <w:tcPr>
            <w:tcW w:w="624" w:type="pct"/>
            <w:tcBorders>
              <w:top w:val="single" w:color="auto" w:sz="4" w:space="0"/>
              <w:bottom w:val="single" w:color="auto" w:sz="4" w:space="0"/>
            </w:tcBorders>
            <w:shd w:val="clear" w:color="FFFFFF" w:fill="FFFFFF"/>
          </w:tcPr>
          <w:p>
            <w:pPr>
              <w:pStyle w:val="9"/>
              <w:spacing w:before="0" w:beforeAutospacing="0" w:after="0" w:afterAutospacing="0"/>
            </w:pPr>
          </w:p>
        </w:tc>
        <w:tc>
          <w:tcPr>
            <w:tcW w:w="624" w:type="pct"/>
            <w:tcBorders>
              <w:top w:val="single" w:color="auto" w:sz="4" w:space="0"/>
              <w:bottom w:val="single" w:color="auto" w:sz="4" w:space="0"/>
            </w:tcBorders>
            <w:shd w:val="clear" w:color="FFFFFF" w:fill="FFFFFF"/>
          </w:tcPr>
          <w:p>
            <w:pPr>
              <w:pStyle w:val="9"/>
              <w:spacing w:before="0" w:beforeAutospacing="0" w:after="0" w:afterAutospacing="0"/>
            </w:pPr>
            <w:r>
              <w:t>adjusted_r2</w:t>
            </w:r>
          </w:p>
        </w:tc>
        <w:tc>
          <w:tcPr>
            <w:tcW w:w="624" w:type="pct"/>
            <w:tcBorders>
              <w:top w:val="single" w:color="auto" w:sz="4" w:space="0"/>
              <w:bottom w:val="single" w:color="auto" w:sz="4" w:space="0"/>
            </w:tcBorders>
            <w:shd w:val="clear" w:color="FFFFFF" w:fill="FFFFFF"/>
          </w:tcPr>
          <w:p>
            <w:pPr>
              <w:pStyle w:val="9"/>
              <w:spacing w:before="0" w:beforeAutospacing="0" w:after="0" w:afterAutospacing="0"/>
            </w:pPr>
            <w:r>
              <w:t>mse</w:t>
            </w:r>
          </w:p>
        </w:tc>
        <w:tc>
          <w:tcPr>
            <w:tcW w:w="624" w:type="pct"/>
            <w:tcBorders>
              <w:top w:val="single" w:color="auto" w:sz="4" w:space="0"/>
              <w:bottom w:val="single" w:color="auto" w:sz="4" w:space="0"/>
            </w:tcBorders>
            <w:shd w:val="clear" w:color="FFFFFF" w:fill="FFFFFF"/>
          </w:tcPr>
          <w:p>
            <w:pPr>
              <w:pStyle w:val="9"/>
              <w:spacing w:before="0" w:beforeAutospacing="0" w:after="0" w:afterAutospacing="0"/>
            </w:pPr>
            <w:r>
              <w:t>rmse</w:t>
            </w:r>
          </w:p>
        </w:tc>
        <w:tc>
          <w:tcPr>
            <w:tcW w:w="624" w:type="pct"/>
            <w:tcBorders>
              <w:top w:val="single" w:color="auto" w:sz="4" w:space="0"/>
              <w:bottom w:val="single" w:color="auto" w:sz="4" w:space="0"/>
            </w:tcBorders>
            <w:shd w:val="clear" w:color="FFFFFF" w:fill="FFFFFF"/>
          </w:tcPr>
          <w:p>
            <w:pPr>
              <w:pStyle w:val="9"/>
              <w:spacing w:before="0" w:beforeAutospacing="0" w:after="0" w:afterAutospacing="0"/>
            </w:pPr>
            <w:r>
              <w:t>mae</w:t>
            </w:r>
          </w:p>
        </w:tc>
        <w:tc>
          <w:tcPr>
            <w:tcW w:w="624" w:type="pct"/>
            <w:tcBorders>
              <w:top w:val="single" w:color="auto" w:sz="4" w:space="0"/>
              <w:bottom w:val="single" w:color="auto" w:sz="4" w:space="0"/>
            </w:tcBorders>
            <w:shd w:val="clear" w:color="FFFFFF" w:fill="FFFFFF"/>
          </w:tcPr>
          <w:p>
            <w:pPr>
              <w:pStyle w:val="9"/>
              <w:spacing w:before="0" w:beforeAutospacing="0" w:after="0" w:afterAutospacing="0"/>
            </w:pPr>
            <w:r>
              <w:t>r2</w:t>
            </w:r>
          </w:p>
        </w:tc>
        <w:tc>
          <w:tcPr>
            <w:tcW w:w="624" w:type="pct"/>
            <w:tcBorders>
              <w:top w:val="single" w:color="auto" w:sz="4" w:space="0"/>
              <w:bottom w:val="single" w:color="auto" w:sz="4" w:space="0"/>
            </w:tcBorders>
            <w:shd w:val="clear" w:color="FFFFFF" w:fill="FFFFFF"/>
          </w:tcPr>
          <w:p>
            <w:pPr>
              <w:pStyle w:val="9"/>
              <w:spacing w:before="0" w:beforeAutospacing="0" w:after="0" w:afterAutospacing="0"/>
            </w:pPr>
            <w:r>
              <w:t>explained_variance_score</w:t>
            </w:r>
          </w:p>
        </w:tc>
        <w:tc>
          <w:tcPr>
            <w:tcW w:w="627" w:type="pct"/>
            <w:tcBorders>
              <w:top w:val="single" w:color="auto" w:sz="4" w:space="0"/>
              <w:bottom w:val="single" w:color="auto" w:sz="4" w:space="0"/>
            </w:tcBorders>
            <w:shd w:val="clear" w:color="FFFFFF" w:fill="FFFFFF"/>
          </w:tcPr>
          <w:p>
            <w:pPr>
              <w:pStyle w:val="9"/>
              <w:spacing w:before="0" w:beforeAutospacing="0" w:after="0" w:afterAutospacing="0"/>
            </w:pPr>
            <w:r>
              <w:t>runtime</w:t>
            </w:r>
          </w:p>
          <w:p>
            <w:pPr>
              <w:pStyle w:val="9"/>
              <w:spacing w:before="0" w:beforeAutospacing="0" w:after="0" w:afterAutospacing="0"/>
            </w:pPr>
            <w:r>
              <w: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24" w:type="pct"/>
            <w:tcBorders>
              <w:top w:val="single" w:color="auto" w:sz="4" w:space="0"/>
            </w:tcBorders>
            <w:shd w:val="clear" w:color="FFFFFF" w:fill="FFFFFF"/>
          </w:tcPr>
          <w:p>
            <w:pPr>
              <w:pStyle w:val="9"/>
              <w:spacing w:before="0" w:beforeAutospacing="0" w:after="0" w:afterAutospacing="0"/>
            </w:pPr>
            <w:r>
              <w:t>SVR</w:t>
            </w:r>
          </w:p>
        </w:tc>
        <w:tc>
          <w:tcPr>
            <w:tcW w:w="624" w:type="pct"/>
            <w:tcBorders>
              <w:top w:val="single" w:color="auto" w:sz="4" w:space="0"/>
            </w:tcBorders>
            <w:shd w:val="clear" w:color="FFFFFF" w:fill="FFFFFF"/>
          </w:tcPr>
          <w:p>
            <w:pPr>
              <w:pStyle w:val="9"/>
              <w:spacing w:before="0" w:beforeAutospacing="0" w:after="0" w:afterAutospacing="0"/>
            </w:pPr>
            <w:r>
              <w:t>0.9648</w:t>
            </w:r>
          </w:p>
        </w:tc>
        <w:tc>
          <w:tcPr>
            <w:tcW w:w="624" w:type="pct"/>
            <w:tcBorders>
              <w:top w:val="single" w:color="auto" w:sz="4" w:space="0"/>
            </w:tcBorders>
            <w:shd w:val="clear" w:color="FFFFFF" w:fill="FFFFFF"/>
          </w:tcPr>
          <w:p>
            <w:pPr>
              <w:pStyle w:val="9"/>
              <w:spacing w:before="0" w:beforeAutospacing="0" w:after="0" w:afterAutospacing="0"/>
            </w:pPr>
            <w:r>
              <w:t>0.2060</w:t>
            </w:r>
          </w:p>
        </w:tc>
        <w:tc>
          <w:tcPr>
            <w:tcW w:w="624" w:type="pct"/>
            <w:tcBorders>
              <w:top w:val="single" w:color="auto" w:sz="4" w:space="0"/>
            </w:tcBorders>
            <w:shd w:val="clear" w:color="FFFFFF" w:fill="FFFFFF"/>
          </w:tcPr>
          <w:p>
            <w:pPr>
              <w:pStyle w:val="9"/>
              <w:spacing w:before="0" w:beforeAutospacing="0" w:after="0" w:afterAutospacing="0"/>
            </w:pPr>
            <w:r>
              <w:t>0.4539</w:t>
            </w:r>
          </w:p>
        </w:tc>
        <w:tc>
          <w:tcPr>
            <w:tcW w:w="624" w:type="pct"/>
            <w:tcBorders>
              <w:top w:val="single" w:color="auto" w:sz="4" w:space="0"/>
            </w:tcBorders>
            <w:shd w:val="clear" w:color="FFFFFF" w:fill="FFFFFF"/>
          </w:tcPr>
          <w:p>
            <w:pPr>
              <w:pStyle w:val="9"/>
              <w:spacing w:before="0" w:beforeAutospacing="0" w:after="0" w:afterAutospacing="0"/>
            </w:pPr>
            <w:r>
              <w:t>0.3697</w:t>
            </w:r>
          </w:p>
        </w:tc>
        <w:tc>
          <w:tcPr>
            <w:tcW w:w="624" w:type="pct"/>
            <w:tcBorders>
              <w:top w:val="single" w:color="auto" w:sz="4" w:space="0"/>
            </w:tcBorders>
            <w:shd w:val="clear" w:color="FFFFFF" w:fill="FFFFFF"/>
          </w:tcPr>
          <w:p>
            <w:pPr>
              <w:pStyle w:val="9"/>
              <w:spacing w:before="0" w:beforeAutospacing="0" w:after="0" w:afterAutospacing="0"/>
            </w:pPr>
            <w:r>
              <w:t>0.9636</w:t>
            </w:r>
          </w:p>
        </w:tc>
        <w:tc>
          <w:tcPr>
            <w:tcW w:w="624" w:type="pct"/>
            <w:tcBorders>
              <w:top w:val="single" w:color="auto" w:sz="4" w:space="0"/>
            </w:tcBorders>
            <w:shd w:val="clear" w:color="FFFFFF" w:fill="FFFFFF"/>
          </w:tcPr>
          <w:p>
            <w:pPr>
              <w:pStyle w:val="9"/>
              <w:spacing w:before="0" w:beforeAutospacing="0" w:after="0" w:afterAutospacing="0"/>
            </w:pPr>
            <w:r>
              <w:t>0.9638</w:t>
            </w:r>
          </w:p>
        </w:tc>
        <w:tc>
          <w:tcPr>
            <w:tcW w:w="627" w:type="pct"/>
            <w:tcBorders>
              <w:top w:val="single" w:color="auto" w:sz="4" w:space="0"/>
            </w:tcBorders>
            <w:shd w:val="clear" w:color="FFFFFF" w:fill="FFFFFF"/>
          </w:tcPr>
          <w:p>
            <w:pPr>
              <w:pStyle w:val="9"/>
              <w:spacing w:before="0" w:beforeAutospacing="0" w:after="0" w:afterAutospacing="0"/>
            </w:pPr>
            <w:r>
              <w:t>32.657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24" w:type="pct"/>
            <w:shd w:val="clear" w:color="FFFFFF" w:fill="FFFFFF"/>
          </w:tcPr>
          <w:p>
            <w:pPr>
              <w:pStyle w:val="9"/>
              <w:spacing w:before="0" w:beforeAutospacing="0" w:after="0" w:afterAutospacing="0"/>
            </w:pPr>
            <w:r>
              <w:t>Random_Froest</w:t>
            </w:r>
          </w:p>
        </w:tc>
        <w:tc>
          <w:tcPr>
            <w:tcW w:w="624" w:type="pct"/>
            <w:shd w:val="clear" w:color="FFFFFF" w:fill="FFFFFF"/>
          </w:tcPr>
          <w:p>
            <w:pPr>
              <w:pStyle w:val="9"/>
              <w:spacing w:before="0" w:beforeAutospacing="0" w:after="0" w:afterAutospacing="0"/>
            </w:pPr>
            <w:r>
              <w:t>0.9772</w:t>
            </w:r>
          </w:p>
        </w:tc>
        <w:tc>
          <w:tcPr>
            <w:tcW w:w="624" w:type="pct"/>
            <w:shd w:val="clear" w:color="FFFFFF" w:fill="FFFFFF"/>
          </w:tcPr>
          <w:p>
            <w:pPr>
              <w:pStyle w:val="9"/>
              <w:spacing w:before="0" w:beforeAutospacing="0" w:after="0" w:afterAutospacing="0"/>
            </w:pPr>
            <w:r>
              <w:t>0.1042</w:t>
            </w:r>
          </w:p>
        </w:tc>
        <w:tc>
          <w:tcPr>
            <w:tcW w:w="624" w:type="pct"/>
            <w:shd w:val="clear" w:color="FFFFFF" w:fill="FFFFFF"/>
          </w:tcPr>
          <w:p>
            <w:pPr>
              <w:pStyle w:val="9"/>
              <w:spacing w:before="0" w:beforeAutospacing="0" w:after="0" w:afterAutospacing="0"/>
            </w:pPr>
            <w:r>
              <w:t>0.3228</w:t>
            </w:r>
          </w:p>
        </w:tc>
        <w:tc>
          <w:tcPr>
            <w:tcW w:w="624" w:type="pct"/>
            <w:shd w:val="clear" w:color="FFFFFF" w:fill="FFFFFF"/>
          </w:tcPr>
          <w:p>
            <w:pPr>
              <w:pStyle w:val="9"/>
              <w:spacing w:before="0" w:beforeAutospacing="0" w:after="0" w:afterAutospacing="0"/>
            </w:pPr>
            <w:r>
              <w:t>0.4840</w:t>
            </w:r>
          </w:p>
        </w:tc>
        <w:tc>
          <w:tcPr>
            <w:tcW w:w="624" w:type="pct"/>
            <w:shd w:val="clear" w:color="FFFFFF" w:fill="FFFFFF"/>
          </w:tcPr>
          <w:p>
            <w:pPr>
              <w:pStyle w:val="9"/>
              <w:spacing w:before="0" w:beforeAutospacing="0" w:after="0" w:afterAutospacing="0"/>
            </w:pPr>
            <w:r>
              <w:t>0.9794</w:t>
            </w:r>
          </w:p>
        </w:tc>
        <w:tc>
          <w:tcPr>
            <w:tcW w:w="624" w:type="pct"/>
            <w:shd w:val="clear" w:color="FFFFFF" w:fill="FFFFFF"/>
          </w:tcPr>
          <w:p>
            <w:pPr>
              <w:pStyle w:val="9"/>
              <w:spacing w:before="0" w:beforeAutospacing="0" w:after="0" w:afterAutospacing="0"/>
            </w:pPr>
            <w:r>
              <w:t>0.9794</w:t>
            </w:r>
          </w:p>
        </w:tc>
        <w:tc>
          <w:tcPr>
            <w:tcW w:w="627" w:type="pct"/>
            <w:shd w:val="clear" w:color="FFFFFF" w:fill="FFFFFF"/>
          </w:tcPr>
          <w:p>
            <w:pPr>
              <w:pStyle w:val="9"/>
              <w:spacing w:before="0" w:beforeAutospacing="0" w:after="0" w:afterAutospacing="0"/>
            </w:pPr>
            <w:r>
              <w:t>1.271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624" w:type="pct"/>
            <w:shd w:val="clear" w:color="FFFFFF" w:fill="FFFFFF"/>
          </w:tcPr>
          <w:p>
            <w:pPr>
              <w:pStyle w:val="9"/>
              <w:spacing w:before="0" w:beforeAutospacing="0" w:after="0" w:afterAutospacing="0"/>
            </w:pPr>
            <w:r>
              <w:t>LightGBM_GBDT</w:t>
            </w:r>
          </w:p>
        </w:tc>
        <w:tc>
          <w:tcPr>
            <w:tcW w:w="624" w:type="pct"/>
            <w:shd w:val="clear" w:color="FFFFFF" w:fill="FFFFFF"/>
          </w:tcPr>
          <w:p>
            <w:pPr>
              <w:pStyle w:val="9"/>
              <w:spacing w:before="0" w:beforeAutospacing="0" w:after="0" w:afterAutospacing="0"/>
            </w:pPr>
            <w:r>
              <w:t>0.9998</w:t>
            </w:r>
          </w:p>
        </w:tc>
        <w:tc>
          <w:tcPr>
            <w:tcW w:w="624" w:type="pct"/>
            <w:shd w:val="clear" w:color="FFFFFF" w:fill="FFFFFF"/>
          </w:tcPr>
          <w:p>
            <w:pPr>
              <w:pStyle w:val="9"/>
              <w:spacing w:before="0" w:beforeAutospacing="0" w:after="0" w:afterAutospacing="0"/>
            </w:pPr>
            <w:r>
              <w:t>0.0006</w:t>
            </w:r>
          </w:p>
        </w:tc>
        <w:tc>
          <w:tcPr>
            <w:tcW w:w="624" w:type="pct"/>
            <w:shd w:val="clear" w:color="FFFFFF" w:fill="FFFFFF"/>
          </w:tcPr>
          <w:p>
            <w:pPr>
              <w:pStyle w:val="9"/>
              <w:spacing w:before="0" w:beforeAutospacing="0" w:after="0" w:afterAutospacing="0"/>
            </w:pPr>
            <w:r>
              <w:t>0.0260</w:t>
            </w:r>
          </w:p>
        </w:tc>
        <w:tc>
          <w:tcPr>
            <w:tcW w:w="624" w:type="pct"/>
            <w:shd w:val="clear" w:color="FFFFFF" w:fill="FFFFFF"/>
          </w:tcPr>
          <w:p>
            <w:pPr>
              <w:pStyle w:val="9"/>
              <w:spacing w:before="0" w:beforeAutospacing="0" w:after="0" w:afterAutospacing="0"/>
            </w:pPr>
            <w:r>
              <w:t>0.1114</w:t>
            </w:r>
          </w:p>
        </w:tc>
        <w:tc>
          <w:tcPr>
            <w:tcW w:w="624" w:type="pct"/>
            <w:shd w:val="clear" w:color="FFFFFF" w:fill="FFFFFF"/>
          </w:tcPr>
          <w:p>
            <w:pPr>
              <w:pStyle w:val="9"/>
              <w:spacing w:before="0" w:beforeAutospacing="0" w:after="0" w:afterAutospacing="0"/>
            </w:pPr>
            <w:r>
              <w:t>0.9998</w:t>
            </w:r>
          </w:p>
        </w:tc>
        <w:tc>
          <w:tcPr>
            <w:tcW w:w="624" w:type="pct"/>
            <w:shd w:val="clear" w:color="FFFFFF" w:fill="FFFFFF"/>
          </w:tcPr>
          <w:p>
            <w:pPr>
              <w:pStyle w:val="9"/>
              <w:spacing w:before="0" w:beforeAutospacing="0" w:after="0" w:afterAutospacing="0"/>
            </w:pPr>
            <w:r>
              <w:t>0.9998</w:t>
            </w:r>
          </w:p>
        </w:tc>
        <w:tc>
          <w:tcPr>
            <w:tcW w:w="627" w:type="pct"/>
            <w:shd w:val="clear" w:color="FFFFFF" w:fill="FFFFFF"/>
          </w:tcPr>
          <w:p>
            <w:pPr>
              <w:pStyle w:val="9"/>
              <w:spacing w:before="0" w:beforeAutospacing="0" w:after="0" w:afterAutospacing="0"/>
            </w:pPr>
            <w:r>
              <w:t>1.706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624" w:type="pct"/>
            <w:tcBorders>
              <w:bottom w:val="single" w:color="auto" w:sz="4" w:space="0"/>
            </w:tcBorders>
            <w:shd w:val="clear" w:color="FFFFFF" w:fill="FFFFFF"/>
          </w:tcPr>
          <w:p>
            <w:pPr>
              <w:pStyle w:val="9"/>
              <w:spacing w:before="0" w:beforeAutospacing="0" w:after="0" w:afterAutospacing="0"/>
            </w:pPr>
            <w:r>
              <w:t>LightGBM_Dart</w:t>
            </w:r>
          </w:p>
        </w:tc>
        <w:tc>
          <w:tcPr>
            <w:tcW w:w="624" w:type="pct"/>
            <w:tcBorders>
              <w:bottom w:val="single" w:color="auto" w:sz="4" w:space="0"/>
            </w:tcBorders>
            <w:shd w:val="clear" w:color="FFFFFF" w:fill="FFFFFF"/>
          </w:tcPr>
          <w:p>
            <w:pPr>
              <w:pStyle w:val="9"/>
              <w:spacing w:before="0" w:beforeAutospacing="0" w:after="0" w:afterAutospacing="0"/>
            </w:pPr>
            <w:r>
              <w:t>0.9915</w:t>
            </w:r>
          </w:p>
        </w:tc>
        <w:tc>
          <w:tcPr>
            <w:tcW w:w="624" w:type="pct"/>
            <w:tcBorders>
              <w:bottom w:val="single" w:color="auto" w:sz="4" w:space="0"/>
            </w:tcBorders>
            <w:shd w:val="clear" w:color="FFFFFF" w:fill="FFFFFF"/>
          </w:tcPr>
          <w:p>
            <w:pPr>
              <w:pStyle w:val="9"/>
              <w:spacing w:before="0" w:beforeAutospacing="0" w:after="0" w:afterAutospacing="0"/>
            </w:pPr>
            <w:r>
              <w:t>0.0392</w:t>
            </w:r>
          </w:p>
        </w:tc>
        <w:tc>
          <w:tcPr>
            <w:tcW w:w="624" w:type="pct"/>
            <w:tcBorders>
              <w:bottom w:val="single" w:color="auto" w:sz="4" w:space="0"/>
            </w:tcBorders>
            <w:shd w:val="clear" w:color="FFFFFF" w:fill="FFFFFF"/>
          </w:tcPr>
          <w:p>
            <w:pPr>
              <w:pStyle w:val="9"/>
              <w:spacing w:before="0" w:beforeAutospacing="0" w:after="0" w:afterAutospacing="0"/>
            </w:pPr>
            <w:r>
              <w:t>0.1979</w:t>
            </w:r>
          </w:p>
        </w:tc>
        <w:tc>
          <w:tcPr>
            <w:tcW w:w="624" w:type="pct"/>
            <w:tcBorders>
              <w:bottom w:val="single" w:color="auto" w:sz="4" w:space="0"/>
            </w:tcBorders>
            <w:shd w:val="clear" w:color="FFFFFF" w:fill="FFFFFF"/>
          </w:tcPr>
          <w:p>
            <w:pPr>
              <w:pStyle w:val="9"/>
              <w:spacing w:before="0" w:beforeAutospacing="0" w:after="0" w:afterAutospacing="0"/>
            </w:pPr>
            <w:r>
              <w:t>0.3748</w:t>
            </w:r>
          </w:p>
        </w:tc>
        <w:tc>
          <w:tcPr>
            <w:tcW w:w="624" w:type="pct"/>
            <w:tcBorders>
              <w:bottom w:val="single" w:color="auto" w:sz="4" w:space="0"/>
            </w:tcBorders>
            <w:shd w:val="clear" w:color="FFFFFF" w:fill="FFFFFF"/>
          </w:tcPr>
          <w:p>
            <w:pPr>
              <w:pStyle w:val="9"/>
              <w:spacing w:before="0" w:beforeAutospacing="0" w:after="0" w:afterAutospacing="0"/>
            </w:pPr>
            <w:r>
              <w:t>0.9923</w:t>
            </w:r>
          </w:p>
        </w:tc>
        <w:tc>
          <w:tcPr>
            <w:tcW w:w="624" w:type="pct"/>
            <w:tcBorders>
              <w:bottom w:val="single" w:color="auto" w:sz="4" w:space="0"/>
            </w:tcBorders>
            <w:shd w:val="clear" w:color="FFFFFF" w:fill="FFFFFF"/>
          </w:tcPr>
          <w:p>
            <w:pPr>
              <w:pStyle w:val="9"/>
              <w:spacing w:before="0" w:beforeAutospacing="0" w:after="0" w:afterAutospacing="0"/>
            </w:pPr>
            <w:r>
              <w:t>0.9950</w:t>
            </w:r>
          </w:p>
        </w:tc>
        <w:tc>
          <w:tcPr>
            <w:tcW w:w="627" w:type="pct"/>
            <w:tcBorders>
              <w:bottom w:val="single" w:color="auto" w:sz="4" w:space="0"/>
            </w:tcBorders>
            <w:shd w:val="clear" w:color="FFFFFF" w:fill="FFFFFF"/>
          </w:tcPr>
          <w:p>
            <w:pPr>
              <w:pStyle w:val="9"/>
              <w:spacing w:before="0" w:beforeAutospacing="0" w:after="0" w:afterAutospacing="0"/>
            </w:pPr>
            <w:r>
              <w:t>3.278</w:t>
            </w:r>
          </w:p>
        </w:tc>
      </w:tr>
    </w:tbl>
    <w:p>
      <w:pPr>
        <w:pStyle w:val="9"/>
        <w:spacing w:before="0" w:beforeAutospacing="0" w:after="0" w:afterAutospacing="0" w:line="360" w:lineRule="auto"/>
        <w:jc w:val="center"/>
        <w:rPr>
          <w:color w:val="000000"/>
          <w:sz w:val="21"/>
          <w:szCs w:val="21"/>
        </w:rPr>
      </w:pPr>
      <w:r>
        <w:rPr>
          <w:color w:val="000000"/>
          <w:sz w:val="21"/>
          <w:szCs w:val="21"/>
        </w:rPr>
        <w:t>表1 10折交叉验证精确度误差分析表</w:t>
      </w:r>
    </w:p>
    <w:p>
      <w:pPr>
        <w:pStyle w:val="9"/>
        <w:spacing w:before="0" w:beforeAutospacing="0" w:after="0" w:afterAutospacing="0" w:line="360" w:lineRule="auto"/>
        <w:jc w:val="center"/>
        <w:rPr>
          <w:color w:val="000000"/>
          <w:sz w:val="21"/>
          <w:szCs w:val="21"/>
        </w:rPr>
      </w:pPr>
    </w:p>
    <w:p>
      <w:pPr>
        <w:spacing w:line="360" w:lineRule="auto"/>
        <w:ind w:firstLine="430" w:firstLineChars="205"/>
        <w:rPr>
          <w:rFonts w:ascii="宋体" w:hAnsi="宋体" w:cs="宋体"/>
          <w:color w:val="000000"/>
          <w:kern w:val="0"/>
          <w:szCs w:val="21"/>
        </w:rPr>
      </w:pPr>
      <w:r>
        <w:rPr>
          <w:rFonts w:ascii="宋体" w:hAnsi="宋体" w:cs="宋体"/>
          <w:color w:val="000000"/>
          <w:kern w:val="0"/>
          <w:szCs w:val="21"/>
        </w:rPr>
        <w:t>从表1可知，以上4种算法训练出来的模型效果都比较理想，其中Light_GBDT的adjusted_r2最高，绝对校正系数(adjusted_r2)能抵消样本数量对 R-Square的影响，所以adjuste_r2越大模型拟合效果越好，模型越好。在样本大小为120个的数据集里LightGBM算法使用cpu训练的时间比传统机器学习算法要快很多，基本上能做到几秒就训练好模型，而传统机器学习算法可能要用到几分钟。从训练时间和模型拟合度来看，LightGBM算法都比传统机器算法要好。</w:t>
      </w:r>
    </w:p>
    <w:p>
      <w:pPr>
        <w:spacing w:line="360" w:lineRule="auto"/>
        <w:rPr>
          <w:rFonts w:ascii="宋体" w:hAnsi="宋体" w:cs="宋体"/>
          <w:color w:val="000000"/>
          <w:kern w:val="0"/>
          <w:szCs w:val="21"/>
        </w:rPr>
      </w:pPr>
    </w:p>
    <w:p>
      <w:pPr>
        <w:pStyle w:val="3"/>
        <w:spacing w:before="0" w:after="0" w:line="360" w:lineRule="auto"/>
        <w:rPr>
          <w:rFonts w:ascii="Times New Roman" w:hAnsi="Times New Roman" w:eastAsia="宋体"/>
          <w:bCs w:val="0"/>
          <w:kern w:val="0"/>
          <w:sz w:val="21"/>
          <w:szCs w:val="21"/>
        </w:rPr>
      </w:pPr>
      <w:r>
        <w:rPr>
          <w:rFonts w:hint="eastAsia" w:ascii="Times New Roman" w:hAnsi="Times New Roman" w:eastAsia="宋体"/>
          <w:bCs w:val="0"/>
          <w:kern w:val="0"/>
          <w:sz w:val="21"/>
          <w:szCs w:val="21"/>
        </w:rPr>
        <w:t>3.3</w:t>
      </w:r>
      <w:r>
        <w:rPr>
          <w:rFonts w:ascii="Times New Roman" w:hAnsi="Times New Roman" w:eastAsia="宋体"/>
          <w:bCs w:val="0"/>
          <w:kern w:val="0"/>
          <w:sz w:val="21"/>
          <w:szCs w:val="21"/>
        </w:rPr>
        <w:t xml:space="preserve">  </w:t>
      </w:r>
      <w:r>
        <w:rPr>
          <w:rFonts w:hint="eastAsia" w:ascii="Times New Roman" w:hAnsi="Times New Roman" w:eastAsia="宋体"/>
          <w:bCs w:val="0"/>
          <w:kern w:val="0"/>
          <w:sz w:val="21"/>
          <w:szCs w:val="21"/>
        </w:rPr>
        <w:t>能带预测</w:t>
      </w:r>
    </w:p>
    <w:p>
      <w:pPr>
        <w:spacing w:line="360" w:lineRule="auto"/>
        <w:ind w:firstLine="430" w:firstLineChars="205"/>
        <w:rPr>
          <w:rFonts w:ascii="宋体" w:hAnsi="宋体" w:cs="宋体"/>
          <w:color w:val="000000"/>
          <w:kern w:val="0"/>
          <w:szCs w:val="21"/>
        </w:rPr>
      </w:pPr>
      <w:r>
        <w:rPr>
          <w:rFonts w:hint="eastAsia" w:ascii="宋体" w:hAnsi="宋体" w:cs="宋体"/>
          <w:color w:val="000000"/>
          <w:kern w:val="0"/>
          <w:szCs w:val="21"/>
        </w:rPr>
        <w:t>使用训练好的模型对测试集的样本进行预测，图中横坐标为带宽理论计算值，纵坐标蓝点对应带宽的预测值，黄点为对应的PBE带隙值。</w:t>
      </w:r>
    </w:p>
    <w:p>
      <w:pPr>
        <w:rPr>
          <w:rFonts w:ascii="宋体" w:hAnsi="宋体" w:cs="宋体"/>
          <w:sz w:val="20"/>
          <w:szCs w:val="20"/>
        </w:rPr>
      </w:pPr>
    </w:p>
    <w:p>
      <w:pPr>
        <w:pStyle w:val="9"/>
        <w:spacing w:before="0" w:beforeAutospacing="0" w:after="0" w:afterAutospacing="0"/>
      </w:pPr>
      <w:r>
        <w:t xml:space="preserve">     </w:t>
      </w:r>
      <w:r>
        <w:drawing>
          <wp:inline distT="0" distB="0" distL="0" distR="0">
            <wp:extent cx="2724150" cy="2032000"/>
            <wp:effectExtent l="0" t="0" r="0"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24150" cy="2032000"/>
                    </a:xfrm>
                    <a:prstGeom prst="rect">
                      <a:avLst/>
                    </a:prstGeom>
                    <a:noFill/>
                    <a:ln>
                      <a:noFill/>
                    </a:ln>
                  </pic:spPr>
                </pic:pic>
              </a:graphicData>
            </a:graphic>
          </wp:inline>
        </w:drawing>
      </w:r>
      <w:r>
        <w:drawing>
          <wp:inline distT="0" distB="0" distL="0" distR="0">
            <wp:extent cx="2724150" cy="2082800"/>
            <wp:effectExtent l="0" t="0" r="0" b="0"/>
            <wp:docPr id="10"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724150" cy="2082800"/>
                    </a:xfrm>
                    <a:prstGeom prst="rect">
                      <a:avLst/>
                    </a:prstGeom>
                    <a:noFill/>
                    <a:ln>
                      <a:noFill/>
                    </a:ln>
                  </pic:spPr>
                </pic:pic>
              </a:graphicData>
            </a:graphic>
          </wp:inline>
        </w:drawing>
      </w:r>
    </w:p>
    <w:p>
      <w:pPr>
        <w:spacing w:line="360" w:lineRule="auto"/>
        <w:ind w:firstLine="430" w:firstLineChars="205"/>
        <w:rPr>
          <w:rFonts w:ascii="宋体" w:hAnsi="宋体" w:cs="宋体"/>
          <w:color w:val="000000"/>
          <w:kern w:val="0"/>
          <w:szCs w:val="21"/>
        </w:rPr>
      </w:pPr>
      <w:r>
        <w:rPr>
          <w:rFonts w:ascii="宋体" w:hAnsi="宋体" w:cs="宋体"/>
          <w:color w:val="000000"/>
          <w:kern w:val="0"/>
          <w:szCs w:val="21"/>
        </w:rPr>
        <w:t xml:space="preserve">     </w:t>
      </w:r>
      <w:r>
        <w:rPr>
          <w:rFonts w:hint="eastAsia" w:ascii="宋体" w:hAnsi="宋体" w:cs="宋体"/>
          <w:color w:val="000000"/>
          <w:kern w:val="0"/>
          <w:szCs w:val="21"/>
        </w:rPr>
        <w:t xml:space="preserve">图8  </w:t>
      </w:r>
      <w:r>
        <w:rPr>
          <w:rFonts w:ascii="宋体" w:hAnsi="宋体" w:cs="宋体"/>
          <w:color w:val="000000"/>
          <w:kern w:val="0"/>
          <w:szCs w:val="21"/>
        </w:rPr>
        <w:t xml:space="preserve">Lightgbm-gbdt算法模型预测图 </w:t>
      </w:r>
      <w:r>
        <w:rPr>
          <w:rFonts w:hint="eastAsia" w:ascii="Helvetica" w:cs="Helvetica"/>
          <w:color w:val="000000"/>
          <w:sz w:val="18"/>
          <w:szCs w:val="18"/>
        </w:rPr>
        <w:t xml:space="preserve">  </w:t>
      </w:r>
      <w:r>
        <w:rPr>
          <w:rFonts w:ascii="Helvetica" w:cs="Helvetica"/>
          <w:color w:val="000000"/>
          <w:sz w:val="18"/>
          <w:szCs w:val="18"/>
        </w:rPr>
        <w:tab/>
      </w:r>
      <w:r>
        <w:rPr>
          <w:rFonts w:ascii="Helvetica" w:cs="Helvetica"/>
          <w:color w:val="000000"/>
          <w:sz w:val="18"/>
          <w:szCs w:val="18"/>
        </w:rPr>
        <w:t xml:space="preserve">      </w:t>
      </w:r>
      <w:r>
        <w:rPr>
          <w:rFonts w:ascii="宋体" w:hAnsi="宋体" w:cs="宋体"/>
          <w:color w:val="000000"/>
          <w:kern w:val="0"/>
          <w:szCs w:val="21"/>
        </w:rPr>
        <w:t>图9  Lightgbm-dart算法模型预测图</w:t>
      </w:r>
    </w:p>
    <w:p>
      <w:pPr>
        <w:pStyle w:val="9"/>
        <w:spacing w:before="0" w:beforeAutospacing="0" w:after="0" w:afterAutospacing="0"/>
      </w:pPr>
      <w:r>
        <w:t xml:space="preserve">     </w:t>
      </w:r>
      <w:r>
        <w:drawing>
          <wp:inline distT="0" distB="0" distL="0" distR="0">
            <wp:extent cx="2743200" cy="1943100"/>
            <wp:effectExtent l="0" t="0" r="0" b="0"/>
            <wp:docPr id="11"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743200" cy="1943100"/>
                    </a:xfrm>
                    <a:prstGeom prst="rect">
                      <a:avLst/>
                    </a:prstGeom>
                    <a:noFill/>
                    <a:ln>
                      <a:noFill/>
                    </a:ln>
                  </pic:spPr>
                </pic:pic>
              </a:graphicData>
            </a:graphic>
          </wp:inline>
        </w:drawing>
      </w:r>
      <w:r>
        <w:drawing>
          <wp:inline distT="0" distB="0" distL="0" distR="0">
            <wp:extent cx="2749550" cy="1968500"/>
            <wp:effectExtent l="0" t="0" r="0" b="0"/>
            <wp:docPr id="12"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749550" cy="1968500"/>
                    </a:xfrm>
                    <a:prstGeom prst="rect">
                      <a:avLst/>
                    </a:prstGeom>
                    <a:noFill/>
                    <a:ln>
                      <a:noFill/>
                    </a:ln>
                  </pic:spPr>
                </pic:pic>
              </a:graphicData>
            </a:graphic>
          </wp:inline>
        </w:drawing>
      </w:r>
    </w:p>
    <w:p>
      <w:pPr>
        <w:pStyle w:val="9"/>
        <w:spacing w:before="0" w:beforeAutospacing="0" w:after="0" w:afterAutospacing="0"/>
        <w:rPr>
          <w:color w:val="000000"/>
          <w:sz w:val="21"/>
          <w:szCs w:val="21"/>
        </w:rPr>
      </w:pPr>
      <w:r>
        <w:rPr>
          <w:rFonts w:ascii="Helvetica" w:eastAsia="Helvetica" w:cs="Helvetica"/>
          <w:color w:val="000000"/>
          <w:sz w:val="18"/>
          <w:szCs w:val="18"/>
        </w:rPr>
        <w:t xml:space="preserve">            </w:t>
      </w:r>
      <w:r>
        <w:rPr>
          <w:color w:val="000000"/>
          <w:sz w:val="21"/>
          <w:szCs w:val="21"/>
        </w:rPr>
        <w:t xml:space="preserve">图10 随机森林算法模型预测图 </w:t>
      </w:r>
      <w:r>
        <w:rPr>
          <w:rFonts w:hint="eastAsia" w:ascii="Helvetica" w:cs="Helvetica"/>
          <w:color w:val="000000"/>
          <w:sz w:val="18"/>
          <w:szCs w:val="18"/>
        </w:rPr>
        <w:t xml:space="preserve">       </w:t>
      </w:r>
      <w:r>
        <w:rPr>
          <w:rFonts w:ascii="Helvetica" w:cs="Helvetica"/>
          <w:color w:val="000000"/>
          <w:sz w:val="18"/>
          <w:szCs w:val="18"/>
        </w:rPr>
        <w:tab/>
      </w:r>
      <w:r>
        <w:rPr>
          <w:rFonts w:ascii="Helvetica" w:cs="Helvetica"/>
          <w:color w:val="000000"/>
          <w:sz w:val="18"/>
          <w:szCs w:val="18"/>
        </w:rPr>
        <w:t xml:space="preserve">      </w:t>
      </w:r>
      <w:r>
        <w:rPr>
          <w:color w:val="000000"/>
          <w:sz w:val="21"/>
          <w:szCs w:val="21"/>
        </w:rPr>
        <w:t>图11 支持向量机算法模型预测图</w:t>
      </w:r>
    </w:p>
    <w:p>
      <w:pPr>
        <w:ind w:firstLine="400" w:firstLineChars="200"/>
        <w:rPr>
          <w:rFonts w:ascii="宋体" w:hAnsi="宋体" w:cs="宋体"/>
          <w:sz w:val="20"/>
          <w:szCs w:val="20"/>
        </w:rPr>
      </w:pPr>
    </w:p>
    <w:p>
      <w:pPr>
        <w:spacing w:line="360" w:lineRule="auto"/>
        <w:ind w:firstLine="430" w:firstLineChars="205"/>
        <w:rPr>
          <w:rFonts w:ascii="宋体" w:hAnsi="宋体" w:cs="宋体"/>
          <w:color w:val="000000"/>
          <w:kern w:val="0"/>
          <w:szCs w:val="21"/>
        </w:rPr>
      </w:pPr>
      <w:r>
        <w:rPr>
          <w:rFonts w:hint="eastAsia" w:ascii="宋体" w:hAnsi="宋体" w:cs="宋体"/>
          <w:color w:val="000000"/>
          <w:kern w:val="0"/>
          <w:szCs w:val="21"/>
        </w:rPr>
        <w:t>从表中数据可以看出模型在二维材料带隙极小(≤ 1eV)的情况下进行预测，有时得到的预测带隙误差与理论计算值相比相差较大，但在合理范围(1eV~6eV)以内，预测值与理论计算值非常接近，平均误差较小。可能是样本之间特征相关性不够强和作为重要特征计算的PBE带隙值与带隙理论计算值相差过大导致(如表2所示)，从预测结果来看模型对未知数据预测表现良好。</w:t>
      </w:r>
    </w:p>
    <w:p>
      <w:pPr>
        <w:spacing w:line="360" w:lineRule="auto"/>
        <w:jc w:val="center"/>
        <w:rPr>
          <w:rFonts w:ascii="宋体" w:hAnsi="宋体" w:cs="宋体"/>
          <w:color w:val="000000"/>
          <w:kern w:val="0"/>
          <w:szCs w:val="21"/>
        </w:rPr>
      </w:pPr>
      <w:r>
        <w:rPr>
          <w:rFonts w:hint="eastAsia" w:ascii="宋体" w:hAnsi="宋体" w:cs="宋体"/>
          <w:color w:val="000000"/>
          <w:kern w:val="0"/>
          <w:szCs w:val="21"/>
        </w:rPr>
        <w:t>表2 预测结果对比表</w:t>
      </w:r>
    </w:p>
    <w:p>
      <w:pPr>
        <w:pStyle w:val="9"/>
        <w:spacing w:before="0" w:beforeAutospacing="0" w:after="0" w:afterAutospacing="0"/>
        <w:jc w:val="both"/>
      </w:pPr>
    </w:p>
    <w:tbl>
      <w:tblPr>
        <w:tblStyle w:val="11"/>
        <w:tblW w:w="4992"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6"/>
        <w:gridCol w:w="974"/>
        <w:gridCol w:w="894"/>
        <w:gridCol w:w="894"/>
        <w:gridCol w:w="894"/>
        <w:gridCol w:w="894"/>
        <w:gridCol w:w="894"/>
        <w:gridCol w:w="894"/>
        <w:gridCol w:w="894"/>
        <w:gridCol w:w="894"/>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15" w:type="pct"/>
            <w:tcBorders>
              <w:top w:val="single" w:color="auto" w:sz="4" w:space="0"/>
              <w:bottom w:val="single" w:color="auto" w:sz="4" w:space="0"/>
            </w:tcBorders>
          </w:tcPr>
          <w:p>
            <w:pPr>
              <w:pStyle w:val="9"/>
              <w:spacing w:before="0" w:beforeAutospacing="0" w:after="0" w:afterAutospacing="0"/>
              <w:jc w:val="both"/>
            </w:pPr>
            <w:r>
              <w:t>Formula</w:t>
            </w:r>
          </w:p>
        </w:tc>
        <w:tc>
          <w:tcPr>
            <w:tcW w:w="495" w:type="pct"/>
            <w:tcBorders>
              <w:top w:val="single" w:color="auto" w:sz="4" w:space="0"/>
              <w:bottom w:val="single" w:color="auto" w:sz="4" w:space="0"/>
            </w:tcBorders>
          </w:tcPr>
          <w:p>
            <w:pPr>
              <w:pStyle w:val="9"/>
              <w:spacing w:before="0" w:beforeAutospacing="0" w:after="0" w:afterAutospacing="0"/>
              <w:jc w:val="both"/>
            </w:pPr>
            <w:r>
              <w:t>PBE</w:t>
            </w:r>
          </w:p>
        </w:tc>
        <w:tc>
          <w:tcPr>
            <w:tcW w:w="454" w:type="pct"/>
            <w:tcBorders>
              <w:top w:val="single" w:color="auto" w:sz="4" w:space="0"/>
              <w:bottom w:val="single" w:color="auto" w:sz="4" w:space="0"/>
            </w:tcBorders>
          </w:tcPr>
          <w:p>
            <w:pPr>
              <w:pStyle w:val="9"/>
              <w:spacing w:before="0" w:beforeAutospacing="0" w:after="0" w:afterAutospacing="0"/>
              <w:jc w:val="both"/>
            </w:pPr>
            <w:r>
              <w:t>G0W0</w:t>
            </w:r>
          </w:p>
        </w:tc>
        <w:tc>
          <w:tcPr>
            <w:tcW w:w="454" w:type="pct"/>
            <w:tcBorders>
              <w:top w:val="single" w:color="auto" w:sz="4" w:space="0"/>
              <w:bottom w:val="single" w:color="auto" w:sz="4" w:space="0"/>
            </w:tcBorders>
          </w:tcPr>
          <w:p>
            <w:pPr>
              <w:pStyle w:val="9"/>
              <w:spacing w:before="0" w:beforeAutospacing="0" w:after="0" w:afterAutospacing="0"/>
              <w:jc w:val="both"/>
            </w:pPr>
            <w:r>
              <w:t>SVR</w:t>
            </w:r>
          </w:p>
        </w:tc>
        <w:tc>
          <w:tcPr>
            <w:tcW w:w="454" w:type="pct"/>
            <w:tcBorders>
              <w:top w:val="single" w:color="auto" w:sz="4" w:space="0"/>
              <w:bottom w:val="single" w:color="auto" w:sz="4" w:space="0"/>
            </w:tcBorders>
          </w:tcPr>
          <w:p>
            <w:pPr>
              <w:pStyle w:val="9"/>
              <w:spacing w:before="0" w:beforeAutospacing="0" w:after="0" w:afterAutospacing="0"/>
              <w:jc w:val="both"/>
            </w:pPr>
            <w:r>
              <w:t>RF</w:t>
            </w:r>
          </w:p>
        </w:tc>
        <w:tc>
          <w:tcPr>
            <w:tcW w:w="454" w:type="pct"/>
            <w:tcBorders>
              <w:top w:val="single" w:color="auto" w:sz="4" w:space="0"/>
              <w:bottom w:val="single" w:color="auto" w:sz="4" w:space="0"/>
            </w:tcBorders>
          </w:tcPr>
          <w:p>
            <w:pPr>
              <w:pStyle w:val="9"/>
              <w:spacing w:before="0" w:beforeAutospacing="0" w:after="0" w:afterAutospacing="0"/>
              <w:jc w:val="both"/>
            </w:pPr>
            <w:r>
              <w:t>Dart</w:t>
            </w:r>
          </w:p>
        </w:tc>
        <w:tc>
          <w:tcPr>
            <w:tcW w:w="454" w:type="pct"/>
            <w:tcBorders>
              <w:top w:val="single" w:color="auto" w:sz="4" w:space="0"/>
              <w:bottom w:val="single" w:color="auto" w:sz="4" w:space="0"/>
            </w:tcBorders>
          </w:tcPr>
          <w:p>
            <w:pPr>
              <w:pStyle w:val="9"/>
              <w:spacing w:before="0" w:beforeAutospacing="0" w:after="0" w:afterAutospacing="0"/>
              <w:jc w:val="both"/>
            </w:pPr>
            <w:r>
              <w:t>GBDT</w:t>
            </w:r>
          </w:p>
        </w:tc>
        <w:tc>
          <w:tcPr>
            <w:tcW w:w="454" w:type="pct"/>
            <w:tcBorders>
              <w:top w:val="single" w:color="auto" w:sz="4" w:space="0"/>
              <w:bottom w:val="single" w:color="auto" w:sz="4" w:space="0"/>
            </w:tcBorders>
          </w:tcPr>
          <w:p>
            <w:pPr>
              <w:pStyle w:val="9"/>
              <w:spacing w:before="0" w:beforeAutospacing="0" w:after="0" w:afterAutospacing="0"/>
              <w:jc w:val="both"/>
            </w:pPr>
            <w:r>
              <w:t>SVR误差</w:t>
            </w:r>
          </w:p>
        </w:tc>
        <w:tc>
          <w:tcPr>
            <w:tcW w:w="454" w:type="pct"/>
            <w:tcBorders>
              <w:top w:val="single" w:color="auto" w:sz="4" w:space="0"/>
              <w:bottom w:val="single" w:color="auto" w:sz="4" w:space="0"/>
            </w:tcBorders>
          </w:tcPr>
          <w:p>
            <w:pPr>
              <w:pStyle w:val="9"/>
              <w:spacing w:before="0" w:beforeAutospacing="0" w:after="0" w:afterAutospacing="0"/>
              <w:jc w:val="both"/>
            </w:pPr>
            <w:r>
              <w:t>RF误差</w:t>
            </w:r>
          </w:p>
        </w:tc>
        <w:tc>
          <w:tcPr>
            <w:tcW w:w="454" w:type="pct"/>
            <w:tcBorders>
              <w:top w:val="single" w:color="auto" w:sz="4" w:space="0"/>
              <w:bottom w:val="single" w:color="auto" w:sz="4" w:space="0"/>
            </w:tcBorders>
          </w:tcPr>
          <w:p>
            <w:pPr>
              <w:pStyle w:val="9"/>
              <w:spacing w:before="0" w:beforeAutospacing="0" w:after="0" w:afterAutospacing="0"/>
              <w:jc w:val="both"/>
            </w:pPr>
            <w:r>
              <w:t>Dart误差</w:t>
            </w:r>
          </w:p>
        </w:tc>
        <w:tc>
          <w:tcPr>
            <w:tcW w:w="457" w:type="pct"/>
            <w:tcBorders>
              <w:top w:val="single" w:color="auto" w:sz="4" w:space="0"/>
              <w:bottom w:val="single" w:color="auto" w:sz="4" w:space="0"/>
            </w:tcBorders>
          </w:tcPr>
          <w:p>
            <w:pPr>
              <w:pStyle w:val="9"/>
              <w:spacing w:before="0" w:beforeAutospacing="0" w:after="0" w:afterAutospacing="0"/>
              <w:jc w:val="both"/>
            </w:pPr>
            <w:r>
              <w:t>GBDT误差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 w:type="pct"/>
            <w:tcBorders>
              <w:top w:val="single" w:color="auto" w:sz="4" w:space="0"/>
            </w:tcBorders>
          </w:tcPr>
          <w:p>
            <w:pPr>
              <w:pStyle w:val="9"/>
              <w:spacing w:before="0" w:beforeAutospacing="0" w:after="0" w:afterAutospacing="0"/>
              <w:jc w:val="both"/>
            </w:pPr>
            <w:r>
              <w:t>Cr02</w:t>
            </w:r>
          </w:p>
        </w:tc>
        <w:tc>
          <w:tcPr>
            <w:tcW w:w="495" w:type="pct"/>
            <w:tcBorders>
              <w:top w:val="single" w:color="auto" w:sz="4" w:space="0"/>
            </w:tcBorders>
          </w:tcPr>
          <w:p>
            <w:pPr>
              <w:pStyle w:val="9"/>
              <w:spacing w:before="0" w:beforeAutospacing="0" w:after="0" w:afterAutospacing="0"/>
              <w:jc w:val="both"/>
            </w:pPr>
            <w:r>
              <w:t>0.416</w:t>
            </w:r>
          </w:p>
        </w:tc>
        <w:tc>
          <w:tcPr>
            <w:tcW w:w="454" w:type="pct"/>
            <w:tcBorders>
              <w:top w:val="single" w:color="auto" w:sz="4" w:space="0"/>
            </w:tcBorders>
          </w:tcPr>
          <w:p>
            <w:pPr>
              <w:pStyle w:val="9"/>
              <w:spacing w:before="0" w:beforeAutospacing="0" w:after="0" w:afterAutospacing="0"/>
              <w:jc w:val="both"/>
            </w:pPr>
            <w:r>
              <w:t>1.23</w:t>
            </w:r>
          </w:p>
        </w:tc>
        <w:tc>
          <w:tcPr>
            <w:tcW w:w="454" w:type="pct"/>
            <w:tcBorders>
              <w:top w:val="single" w:color="auto" w:sz="4" w:space="0"/>
            </w:tcBorders>
          </w:tcPr>
          <w:p>
            <w:pPr>
              <w:pStyle w:val="9"/>
              <w:spacing w:before="0" w:beforeAutospacing="0" w:after="0" w:afterAutospacing="0"/>
              <w:jc w:val="both"/>
            </w:pPr>
            <w:r>
              <w:t>1.84</w:t>
            </w:r>
          </w:p>
        </w:tc>
        <w:tc>
          <w:tcPr>
            <w:tcW w:w="454" w:type="pct"/>
            <w:tcBorders>
              <w:top w:val="single" w:color="auto" w:sz="4" w:space="0"/>
            </w:tcBorders>
          </w:tcPr>
          <w:p>
            <w:pPr>
              <w:pStyle w:val="9"/>
              <w:spacing w:before="0" w:beforeAutospacing="0" w:after="0" w:afterAutospacing="0"/>
              <w:jc w:val="both"/>
            </w:pPr>
            <w:r>
              <w:t>2.01</w:t>
            </w:r>
          </w:p>
        </w:tc>
        <w:tc>
          <w:tcPr>
            <w:tcW w:w="454" w:type="pct"/>
            <w:tcBorders>
              <w:top w:val="single" w:color="auto" w:sz="4" w:space="0"/>
            </w:tcBorders>
          </w:tcPr>
          <w:p>
            <w:pPr>
              <w:pStyle w:val="9"/>
              <w:spacing w:before="0" w:beforeAutospacing="0" w:after="0" w:afterAutospacing="0"/>
              <w:jc w:val="both"/>
            </w:pPr>
            <w:r>
              <w:t>2.16</w:t>
            </w:r>
          </w:p>
        </w:tc>
        <w:tc>
          <w:tcPr>
            <w:tcW w:w="454" w:type="pct"/>
            <w:tcBorders>
              <w:top w:val="single" w:color="auto" w:sz="4" w:space="0"/>
            </w:tcBorders>
          </w:tcPr>
          <w:p>
            <w:pPr>
              <w:pStyle w:val="9"/>
              <w:spacing w:before="0" w:beforeAutospacing="0" w:after="0" w:afterAutospacing="0"/>
              <w:jc w:val="both"/>
            </w:pPr>
            <w:r>
              <w:t>2.22</w:t>
            </w:r>
          </w:p>
        </w:tc>
        <w:tc>
          <w:tcPr>
            <w:tcW w:w="454" w:type="pct"/>
            <w:tcBorders>
              <w:top w:val="single" w:color="auto" w:sz="4" w:space="0"/>
            </w:tcBorders>
          </w:tcPr>
          <w:p>
            <w:pPr>
              <w:pStyle w:val="9"/>
              <w:spacing w:before="0" w:beforeAutospacing="0" w:after="0" w:afterAutospacing="0"/>
              <w:jc w:val="both"/>
            </w:pPr>
            <w:r>
              <w:t>0.61</w:t>
            </w:r>
          </w:p>
        </w:tc>
        <w:tc>
          <w:tcPr>
            <w:tcW w:w="454" w:type="pct"/>
            <w:tcBorders>
              <w:top w:val="single" w:color="auto" w:sz="4" w:space="0"/>
            </w:tcBorders>
          </w:tcPr>
          <w:p>
            <w:pPr>
              <w:pStyle w:val="9"/>
              <w:spacing w:before="0" w:beforeAutospacing="0" w:after="0" w:afterAutospacing="0"/>
              <w:jc w:val="both"/>
            </w:pPr>
            <w:r>
              <w:t>0.78</w:t>
            </w:r>
          </w:p>
        </w:tc>
        <w:tc>
          <w:tcPr>
            <w:tcW w:w="454" w:type="pct"/>
            <w:tcBorders>
              <w:top w:val="single" w:color="auto" w:sz="4" w:space="0"/>
            </w:tcBorders>
          </w:tcPr>
          <w:p>
            <w:pPr>
              <w:pStyle w:val="9"/>
              <w:spacing w:before="0" w:beforeAutospacing="0" w:after="0" w:afterAutospacing="0"/>
              <w:jc w:val="both"/>
            </w:pPr>
            <w:r>
              <w:t>0.93</w:t>
            </w:r>
          </w:p>
        </w:tc>
        <w:tc>
          <w:tcPr>
            <w:tcW w:w="457" w:type="pct"/>
            <w:tcBorders>
              <w:top w:val="single" w:color="auto" w:sz="4" w:space="0"/>
            </w:tcBorders>
          </w:tcPr>
          <w:p>
            <w:pPr>
              <w:pStyle w:val="9"/>
              <w:spacing w:before="0" w:beforeAutospacing="0" w:after="0" w:afterAutospacing="0"/>
              <w:jc w:val="both"/>
            </w:pPr>
            <w:r>
              <w:t>0.99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 w:type="pct"/>
          </w:tcPr>
          <w:p>
            <w:pPr>
              <w:pStyle w:val="9"/>
              <w:spacing w:before="0" w:beforeAutospacing="0" w:after="0" w:afterAutospacing="0"/>
              <w:jc w:val="both"/>
            </w:pPr>
            <w:r>
              <w:t>HfS2</w:t>
            </w:r>
          </w:p>
        </w:tc>
        <w:tc>
          <w:tcPr>
            <w:tcW w:w="495" w:type="pct"/>
          </w:tcPr>
          <w:p>
            <w:pPr>
              <w:pStyle w:val="9"/>
              <w:spacing w:before="0" w:beforeAutospacing="0" w:after="0" w:afterAutospacing="0"/>
              <w:jc w:val="both"/>
            </w:pPr>
            <w:r>
              <w:t>1.061</w:t>
            </w:r>
          </w:p>
        </w:tc>
        <w:tc>
          <w:tcPr>
            <w:tcW w:w="454" w:type="pct"/>
          </w:tcPr>
          <w:p>
            <w:pPr>
              <w:pStyle w:val="9"/>
              <w:spacing w:before="0" w:beforeAutospacing="0" w:after="0" w:afterAutospacing="0"/>
              <w:jc w:val="both"/>
            </w:pPr>
            <w:r>
              <w:t>2.83</w:t>
            </w:r>
          </w:p>
        </w:tc>
        <w:tc>
          <w:tcPr>
            <w:tcW w:w="454" w:type="pct"/>
          </w:tcPr>
          <w:p>
            <w:pPr>
              <w:pStyle w:val="9"/>
              <w:spacing w:before="0" w:beforeAutospacing="0" w:after="0" w:afterAutospacing="0"/>
              <w:jc w:val="both"/>
            </w:pPr>
            <w:r>
              <w:t>2.71</w:t>
            </w:r>
          </w:p>
        </w:tc>
        <w:tc>
          <w:tcPr>
            <w:tcW w:w="454" w:type="pct"/>
          </w:tcPr>
          <w:p>
            <w:pPr>
              <w:pStyle w:val="9"/>
              <w:spacing w:before="0" w:beforeAutospacing="0" w:after="0" w:afterAutospacing="0"/>
              <w:jc w:val="both"/>
            </w:pPr>
            <w:r>
              <w:t>2.47</w:t>
            </w:r>
          </w:p>
        </w:tc>
        <w:tc>
          <w:tcPr>
            <w:tcW w:w="454" w:type="pct"/>
          </w:tcPr>
          <w:p>
            <w:pPr>
              <w:pStyle w:val="9"/>
              <w:spacing w:before="0" w:beforeAutospacing="0" w:after="0" w:afterAutospacing="0"/>
              <w:jc w:val="both"/>
            </w:pPr>
            <w:r>
              <w:t>2.58</w:t>
            </w:r>
          </w:p>
        </w:tc>
        <w:tc>
          <w:tcPr>
            <w:tcW w:w="454" w:type="pct"/>
          </w:tcPr>
          <w:p>
            <w:pPr>
              <w:pStyle w:val="9"/>
              <w:spacing w:before="0" w:beforeAutospacing="0" w:after="0" w:afterAutospacing="0"/>
              <w:jc w:val="both"/>
            </w:pPr>
            <w:r>
              <w:t>2.75</w:t>
            </w:r>
          </w:p>
        </w:tc>
        <w:tc>
          <w:tcPr>
            <w:tcW w:w="454" w:type="pct"/>
          </w:tcPr>
          <w:p>
            <w:pPr>
              <w:pStyle w:val="9"/>
              <w:spacing w:before="0" w:beforeAutospacing="0" w:after="0" w:afterAutospacing="0"/>
              <w:jc w:val="both"/>
            </w:pPr>
            <w:r>
              <w:t>-0.12</w:t>
            </w:r>
          </w:p>
        </w:tc>
        <w:tc>
          <w:tcPr>
            <w:tcW w:w="454" w:type="pct"/>
          </w:tcPr>
          <w:p>
            <w:pPr>
              <w:pStyle w:val="9"/>
              <w:spacing w:before="0" w:beforeAutospacing="0" w:after="0" w:afterAutospacing="0"/>
              <w:jc w:val="both"/>
            </w:pPr>
            <w:r>
              <w:t>-0.36</w:t>
            </w:r>
          </w:p>
        </w:tc>
        <w:tc>
          <w:tcPr>
            <w:tcW w:w="454" w:type="pct"/>
          </w:tcPr>
          <w:p>
            <w:pPr>
              <w:pStyle w:val="9"/>
              <w:spacing w:before="0" w:beforeAutospacing="0" w:after="0" w:afterAutospacing="0"/>
              <w:jc w:val="both"/>
            </w:pPr>
            <w:r>
              <w:t>-0.25</w:t>
            </w:r>
          </w:p>
        </w:tc>
        <w:tc>
          <w:tcPr>
            <w:tcW w:w="457" w:type="pct"/>
          </w:tcPr>
          <w:p>
            <w:pPr>
              <w:pStyle w:val="9"/>
              <w:spacing w:before="0" w:beforeAutospacing="0" w:after="0" w:afterAutospacing="0"/>
              <w:jc w:val="both"/>
            </w:pPr>
            <w:r>
              <w:t>-0.08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 w:type="pct"/>
          </w:tcPr>
          <w:p>
            <w:pPr>
              <w:pStyle w:val="9"/>
              <w:spacing w:before="0" w:beforeAutospacing="0" w:after="0" w:afterAutospacing="0"/>
              <w:jc w:val="both"/>
            </w:pPr>
            <w:r>
              <w:t>NiS2</w:t>
            </w:r>
          </w:p>
        </w:tc>
        <w:tc>
          <w:tcPr>
            <w:tcW w:w="495" w:type="pct"/>
          </w:tcPr>
          <w:p>
            <w:pPr>
              <w:pStyle w:val="9"/>
              <w:spacing w:before="0" w:beforeAutospacing="0" w:after="0" w:afterAutospacing="0"/>
              <w:jc w:val="both"/>
            </w:pPr>
            <w:r>
              <w:t>0.583</w:t>
            </w:r>
          </w:p>
        </w:tc>
        <w:tc>
          <w:tcPr>
            <w:tcW w:w="454" w:type="pct"/>
          </w:tcPr>
          <w:p>
            <w:pPr>
              <w:pStyle w:val="9"/>
              <w:spacing w:before="0" w:beforeAutospacing="0" w:after="0" w:afterAutospacing="0"/>
              <w:jc w:val="both"/>
            </w:pPr>
            <w:r>
              <w:t>1.87</w:t>
            </w:r>
          </w:p>
        </w:tc>
        <w:tc>
          <w:tcPr>
            <w:tcW w:w="454" w:type="pct"/>
          </w:tcPr>
          <w:p>
            <w:pPr>
              <w:pStyle w:val="9"/>
              <w:spacing w:before="0" w:beforeAutospacing="0" w:after="0" w:afterAutospacing="0"/>
              <w:jc w:val="both"/>
            </w:pPr>
            <w:r>
              <w:t>1.85</w:t>
            </w:r>
          </w:p>
        </w:tc>
        <w:tc>
          <w:tcPr>
            <w:tcW w:w="454" w:type="pct"/>
          </w:tcPr>
          <w:p>
            <w:pPr>
              <w:pStyle w:val="9"/>
              <w:spacing w:before="0" w:beforeAutospacing="0" w:after="0" w:afterAutospacing="0"/>
              <w:jc w:val="both"/>
            </w:pPr>
            <w:r>
              <w:t>1.88</w:t>
            </w:r>
          </w:p>
        </w:tc>
        <w:tc>
          <w:tcPr>
            <w:tcW w:w="454" w:type="pct"/>
          </w:tcPr>
          <w:p>
            <w:pPr>
              <w:pStyle w:val="9"/>
              <w:spacing w:before="0" w:beforeAutospacing="0" w:after="0" w:afterAutospacing="0"/>
              <w:jc w:val="both"/>
            </w:pPr>
            <w:r>
              <w:t>1.95</w:t>
            </w:r>
          </w:p>
        </w:tc>
        <w:tc>
          <w:tcPr>
            <w:tcW w:w="454" w:type="pct"/>
          </w:tcPr>
          <w:p>
            <w:pPr>
              <w:pStyle w:val="9"/>
              <w:spacing w:before="0" w:beforeAutospacing="0" w:after="0" w:afterAutospacing="0"/>
              <w:jc w:val="both"/>
            </w:pPr>
            <w:r>
              <w:t>2.12</w:t>
            </w:r>
          </w:p>
        </w:tc>
        <w:tc>
          <w:tcPr>
            <w:tcW w:w="454" w:type="pct"/>
          </w:tcPr>
          <w:p>
            <w:pPr>
              <w:pStyle w:val="9"/>
              <w:spacing w:before="0" w:beforeAutospacing="0" w:after="0" w:afterAutospacing="0"/>
              <w:jc w:val="both"/>
            </w:pPr>
            <w:r>
              <w:t>-0.02</w:t>
            </w:r>
          </w:p>
        </w:tc>
        <w:tc>
          <w:tcPr>
            <w:tcW w:w="454" w:type="pct"/>
          </w:tcPr>
          <w:p>
            <w:pPr>
              <w:pStyle w:val="9"/>
              <w:spacing w:before="0" w:beforeAutospacing="0" w:after="0" w:afterAutospacing="0"/>
              <w:jc w:val="both"/>
            </w:pPr>
            <w:r>
              <w:t>0.01</w:t>
            </w:r>
          </w:p>
        </w:tc>
        <w:tc>
          <w:tcPr>
            <w:tcW w:w="454" w:type="pct"/>
          </w:tcPr>
          <w:p>
            <w:pPr>
              <w:pStyle w:val="9"/>
              <w:spacing w:before="0" w:beforeAutospacing="0" w:after="0" w:afterAutospacing="0"/>
              <w:jc w:val="both"/>
            </w:pPr>
            <w:r>
              <w:t>0.08</w:t>
            </w:r>
          </w:p>
        </w:tc>
        <w:tc>
          <w:tcPr>
            <w:tcW w:w="457" w:type="pct"/>
          </w:tcPr>
          <w:p>
            <w:pPr>
              <w:pStyle w:val="9"/>
              <w:spacing w:before="0" w:beforeAutospacing="0" w:after="0" w:afterAutospacing="0"/>
              <w:jc w:val="both"/>
            </w:pPr>
            <w:r>
              <w:t>0.25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 w:type="pct"/>
          </w:tcPr>
          <w:p>
            <w:pPr>
              <w:pStyle w:val="9"/>
              <w:spacing w:before="0" w:beforeAutospacing="0" w:after="0" w:afterAutospacing="0"/>
              <w:jc w:val="both"/>
            </w:pPr>
            <w:r>
              <w:t>PdSe2</w:t>
            </w:r>
          </w:p>
        </w:tc>
        <w:tc>
          <w:tcPr>
            <w:tcW w:w="495" w:type="pct"/>
          </w:tcPr>
          <w:p>
            <w:pPr>
              <w:pStyle w:val="9"/>
              <w:spacing w:before="0" w:beforeAutospacing="0" w:after="0" w:afterAutospacing="0"/>
              <w:jc w:val="both"/>
            </w:pPr>
            <w:r>
              <w:t>1.463</w:t>
            </w:r>
          </w:p>
        </w:tc>
        <w:tc>
          <w:tcPr>
            <w:tcW w:w="454" w:type="pct"/>
          </w:tcPr>
          <w:p>
            <w:pPr>
              <w:pStyle w:val="9"/>
              <w:spacing w:before="0" w:beforeAutospacing="0" w:after="0" w:afterAutospacing="0"/>
              <w:jc w:val="both"/>
            </w:pPr>
            <w:r>
              <w:t>1.62</w:t>
            </w:r>
          </w:p>
        </w:tc>
        <w:tc>
          <w:tcPr>
            <w:tcW w:w="454" w:type="pct"/>
          </w:tcPr>
          <w:p>
            <w:pPr>
              <w:pStyle w:val="9"/>
              <w:spacing w:before="0" w:beforeAutospacing="0" w:after="0" w:afterAutospacing="0"/>
              <w:jc w:val="both"/>
            </w:pPr>
            <w:r>
              <w:t>1.60</w:t>
            </w:r>
          </w:p>
        </w:tc>
        <w:tc>
          <w:tcPr>
            <w:tcW w:w="454" w:type="pct"/>
          </w:tcPr>
          <w:p>
            <w:pPr>
              <w:pStyle w:val="9"/>
              <w:spacing w:before="0" w:beforeAutospacing="0" w:after="0" w:afterAutospacing="0"/>
              <w:jc w:val="both"/>
            </w:pPr>
            <w:r>
              <w:t>1.76</w:t>
            </w:r>
          </w:p>
        </w:tc>
        <w:tc>
          <w:tcPr>
            <w:tcW w:w="454" w:type="pct"/>
          </w:tcPr>
          <w:p>
            <w:pPr>
              <w:pStyle w:val="9"/>
              <w:spacing w:before="0" w:beforeAutospacing="0" w:after="0" w:afterAutospacing="0"/>
              <w:jc w:val="both"/>
            </w:pPr>
            <w:r>
              <w:t>1.55</w:t>
            </w:r>
          </w:p>
        </w:tc>
        <w:tc>
          <w:tcPr>
            <w:tcW w:w="454" w:type="pct"/>
          </w:tcPr>
          <w:p>
            <w:pPr>
              <w:pStyle w:val="9"/>
              <w:spacing w:before="0" w:beforeAutospacing="0" w:after="0" w:afterAutospacing="0"/>
              <w:jc w:val="both"/>
            </w:pPr>
            <w:r>
              <w:t>1.56</w:t>
            </w:r>
          </w:p>
        </w:tc>
        <w:tc>
          <w:tcPr>
            <w:tcW w:w="454" w:type="pct"/>
          </w:tcPr>
          <w:p>
            <w:pPr>
              <w:pStyle w:val="9"/>
              <w:spacing w:before="0" w:beforeAutospacing="0" w:after="0" w:afterAutospacing="0"/>
              <w:jc w:val="both"/>
            </w:pPr>
            <w:r>
              <w:t>-0.02</w:t>
            </w:r>
          </w:p>
        </w:tc>
        <w:tc>
          <w:tcPr>
            <w:tcW w:w="454" w:type="pct"/>
          </w:tcPr>
          <w:p>
            <w:pPr>
              <w:pStyle w:val="9"/>
              <w:spacing w:before="0" w:beforeAutospacing="0" w:after="0" w:afterAutospacing="0"/>
              <w:jc w:val="both"/>
            </w:pPr>
            <w:r>
              <w:t>0.14</w:t>
            </w:r>
          </w:p>
        </w:tc>
        <w:tc>
          <w:tcPr>
            <w:tcW w:w="454" w:type="pct"/>
          </w:tcPr>
          <w:p>
            <w:pPr>
              <w:pStyle w:val="9"/>
              <w:spacing w:before="0" w:beforeAutospacing="0" w:after="0" w:afterAutospacing="0"/>
              <w:jc w:val="both"/>
            </w:pPr>
            <w:r>
              <w:t>-0.07</w:t>
            </w:r>
          </w:p>
        </w:tc>
        <w:tc>
          <w:tcPr>
            <w:tcW w:w="457" w:type="pct"/>
          </w:tcPr>
          <w:p>
            <w:pPr>
              <w:pStyle w:val="9"/>
              <w:spacing w:before="0" w:beforeAutospacing="0" w:after="0" w:afterAutospacing="0"/>
              <w:jc w:val="both"/>
            </w:pPr>
            <w:r>
              <w:t>-0.06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 w:type="pct"/>
          </w:tcPr>
          <w:p>
            <w:pPr>
              <w:pStyle w:val="9"/>
              <w:spacing w:before="0" w:beforeAutospacing="0" w:after="0" w:afterAutospacing="0"/>
              <w:jc w:val="both"/>
            </w:pPr>
            <w:r>
              <w:t>ScO2</w:t>
            </w:r>
          </w:p>
        </w:tc>
        <w:tc>
          <w:tcPr>
            <w:tcW w:w="495" w:type="pct"/>
          </w:tcPr>
          <w:p>
            <w:pPr>
              <w:pStyle w:val="9"/>
              <w:spacing w:before="0" w:beforeAutospacing="0" w:after="0" w:afterAutospacing="0"/>
              <w:jc w:val="both"/>
            </w:pPr>
            <w:r>
              <w:t>0.665</w:t>
            </w:r>
          </w:p>
        </w:tc>
        <w:tc>
          <w:tcPr>
            <w:tcW w:w="454" w:type="pct"/>
          </w:tcPr>
          <w:p>
            <w:pPr>
              <w:pStyle w:val="9"/>
              <w:spacing w:before="0" w:beforeAutospacing="0" w:after="0" w:afterAutospacing="0"/>
              <w:jc w:val="both"/>
            </w:pPr>
            <w:r>
              <w:t>4.41</w:t>
            </w:r>
          </w:p>
        </w:tc>
        <w:tc>
          <w:tcPr>
            <w:tcW w:w="454" w:type="pct"/>
          </w:tcPr>
          <w:p>
            <w:pPr>
              <w:pStyle w:val="9"/>
              <w:spacing w:before="0" w:beforeAutospacing="0" w:after="0" w:afterAutospacing="0"/>
              <w:jc w:val="both"/>
            </w:pPr>
            <w:r>
              <w:t>3.81</w:t>
            </w:r>
          </w:p>
        </w:tc>
        <w:tc>
          <w:tcPr>
            <w:tcW w:w="454" w:type="pct"/>
          </w:tcPr>
          <w:p>
            <w:pPr>
              <w:pStyle w:val="9"/>
              <w:spacing w:before="0" w:beforeAutospacing="0" w:after="0" w:afterAutospacing="0"/>
              <w:jc w:val="both"/>
            </w:pPr>
            <w:r>
              <w:t>4.05</w:t>
            </w:r>
          </w:p>
        </w:tc>
        <w:tc>
          <w:tcPr>
            <w:tcW w:w="454" w:type="pct"/>
          </w:tcPr>
          <w:p>
            <w:pPr>
              <w:pStyle w:val="9"/>
              <w:spacing w:before="0" w:beforeAutospacing="0" w:after="0" w:afterAutospacing="0"/>
              <w:jc w:val="both"/>
            </w:pPr>
            <w:r>
              <w:t>4.07</w:t>
            </w:r>
          </w:p>
        </w:tc>
        <w:tc>
          <w:tcPr>
            <w:tcW w:w="454" w:type="pct"/>
          </w:tcPr>
          <w:p>
            <w:pPr>
              <w:pStyle w:val="9"/>
              <w:spacing w:before="0" w:beforeAutospacing="0" w:after="0" w:afterAutospacing="0"/>
              <w:jc w:val="both"/>
            </w:pPr>
            <w:r>
              <w:t>3.84</w:t>
            </w:r>
          </w:p>
        </w:tc>
        <w:tc>
          <w:tcPr>
            <w:tcW w:w="454" w:type="pct"/>
          </w:tcPr>
          <w:p>
            <w:pPr>
              <w:pStyle w:val="9"/>
              <w:spacing w:before="0" w:beforeAutospacing="0" w:after="0" w:afterAutospacing="0"/>
              <w:jc w:val="both"/>
            </w:pPr>
            <w:r>
              <w:t>-0.60</w:t>
            </w:r>
          </w:p>
        </w:tc>
        <w:tc>
          <w:tcPr>
            <w:tcW w:w="454" w:type="pct"/>
          </w:tcPr>
          <w:p>
            <w:pPr>
              <w:pStyle w:val="9"/>
              <w:spacing w:before="0" w:beforeAutospacing="0" w:after="0" w:afterAutospacing="0"/>
              <w:jc w:val="both"/>
            </w:pPr>
            <w:r>
              <w:t>-0.36</w:t>
            </w:r>
          </w:p>
        </w:tc>
        <w:tc>
          <w:tcPr>
            <w:tcW w:w="454" w:type="pct"/>
          </w:tcPr>
          <w:p>
            <w:pPr>
              <w:pStyle w:val="9"/>
              <w:spacing w:before="0" w:beforeAutospacing="0" w:after="0" w:afterAutospacing="0"/>
              <w:jc w:val="both"/>
            </w:pPr>
            <w:r>
              <w:t>-0.34</w:t>
            </w:r>
          </w:p>
        </w:tc>
        <w:tc>
          <w:tcPr>
            <w:tcW w:w="457" w:type="pct"/>
          </w:tcPr>
          <w:p>
            <w:pPr>
              <w:pStyle w:val="9"/>
              <w:spacing w:before="0" w:beforeAutospacing="0" w:after="0" w:afterAutospacing="0"/>
              <w:jc w:val="both"/>
            </w:pPr>
            <w:r>
              <w:t>-0.57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 w:type="pct"/>
          </w:tcPr>
          <w:p>
            <w:pPr>
              <w:pStyle w:val="9"/>
              <w:spacing w:before="0" w:beforeAutospacing="0" w:after="0" w:afterAutospacing="0"/>
              <w:jc w:val="both"/>
            </w:pPr>
            <w:r>
              <w:t>SnO2</w:t>
            </w:r>
          </w:p>
        </w:tc>
        <w:tc>
          <w:tcPr>
            <w:tcW w:w="495" w:type="pct"/>
          </w:tcPr>
          <w:p>
            <w:pPr>
              <w:pStyle w:val="9"/>
              <w:spacing w:before="0" w:beforeAutospacing="0" w:after="0" w:afterAutospacing="0"/>
              <w:jc w:val="both"/>
            </w:pPr>
            <w:r>
              <w:t>0.259</w:t>
            </w:r>
          </w:p>
        </w:tc>
        <w:tc>
          <w:tcPr>
            <w:tcW w:w="454" w:type="pct"/>
          </w:tcPr>
          <w:p>
            <w:pPr>
              <w:pStyle w:val="9"/>
              <w:spacing w:before="0" w:beforeAutospacing="0" w:after="0" w:afterAutospacing="0"/>
              <w:jc w:val="both"/>
            </w:pPr>
            <w:r>
              <w:t>2.87</w:t>
            </w:r>
          </w:p>
        </w:tc>
        <w:tc>
          <w:tcPr>
            <w:tcW w:w="454" w:type="pct"/>
          </w:tcPr>
          <w:p>
            <w:pPr>
              <w:pStyle w:val="9"/>
              <w:spacing w:before="0" w:beforeAutospacing="0" w:after="0" w:afterAutospacing="0"/>
              <w:jc w:val="both"/>
            </w:pPr>
            <w:r>
              <w:t>2.26</w:t>
            </w:r>
          </w:p>
        </w:tc>
        <w:tc>
          <w:tcPr>
            <w:tcW w:w="454" w:type="pct"/>
          </w:tcPr>
          <w:p>
            <w:pPr>
              <w:pStyle w:val="9"/>
              <w:spacing w:before="0" w:beforeAutospacing="0" w:after="0" w:afterAutospacing="0"/>
              <w:jc w:val="both"/>
            </w:pPr>
            <w:r>
              <w:t>3.07</w:t>
            </w:r>
          </w:p>
        </w:tc>
        <w:tc>
          <w:tcPr>
            <w:tcW w:w="454" w:type="pct"/>
          </w:tcPr>
          <w:p>
            <w:pPr>
              <w:pStyle w:val="9"/>
              <w:spacing w:before="0" w:beforeAutospacing="0" w:after="0" w:afterAutospacing="0"/>
              <w:jc w:val="both"/>
            </w:pPr>
            <w:r>
              <w:t>3.26</w:t>
            </w:r>
          </w:p>
        </w:tc>
        <w:tc>
          <w:tcPr>
            <w:tcW w:w="454" w:type="pct"/>
          </w:tcPr>
          <w:p>
            <w:pPr>
              <w:pStyle w:val="9"/>
              <w:spacing w:before="0" w:beforeAutospacing="0" w:after="0" w:afterAutospacing="0"/>
              <w:jc w:val="both"/>
            </w:pPr>
            <w:r>
              <w:t>3.29</w:t>
            </w:r>
          </w:p>
        </w:tc>
        <w:tc>
          <w:tcPr>
            <w:tcW w:w="454" w:type="pct"/>
          </w:tcPr>
          <w:p>
            <w:pPr>
              <w:pStyle w:val="9"/>
              <w:spacing w:before="0" w:beforeAutospacing="0" w:after="0" w:afterAutospacing="0"/>
              <w:jc w:val="both"/>
            </w:pPr>
            <w:r>
              <w:t>-0.61</w:t>
            </w:r>
          </w:p>
        </w:tc>
        <w:tc>
          <w:tcPr>
            <w:tcW w:w="454" w:type="pct"/>
          </w:tcPr>
          <w:p>
            <w:pPr>
              <w:pStyle w:val="9"/>
              <w:spacing w:before="0" w:beforeAutospacing="0" w:after="0" w:afterAutospacing="0"/>
              <w:jc w:val="both"/>
            </w:pPr>
            <w:r>
              <w:t>0.20</w:t>
            </w:r>
          </w:p>
        </w:tc>
        <w:tc>
          <w:tcPr>
            <w:tcW w:w="454" w:type="pct"/>
          </w:tcPr>
          <w:p>
            <w:pPr>
              <w:pStyle w:val="9"/>
              <w:spacing w:before="0" w:beforeAutospacing="0" w:after="0" w:afterAutospacing="0"/>
              <w:jc w:val="both"/>
            </w:pPr>
            <w:r>
              <w:t>0.39</w:t>
            </w:r>
          </w:p>
        </w:tc>
        <w:tc>
          <w:tcPr>
            <w:tcW w:w="457" w:type="pct"/>
          </w:tcPr>
          <w:p>
            <w:pPr>
              <w:pStyle w:val="9"/>
              <w:spacing w:before="0" w:beforeAutospacing="0" w:after="0" w:afterAutospacing="0"/>
              <w:jc w:val="both"/>
            </w:pPr>
            <w:r>
              <w:t>0.42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 w:type="pct"/>
          </w:tcPr>
          <w:p>
            <w:pPr>
              <w:pStyle w:val="9"/>
              <w:spacing w:before="0" w:beforeAutospacing="0" w:after="0" w:afterAutospacing="0"/>
              <w:jc w:val="both"/>
            </w:pPr>
            <w:r>
              <w:t>ZrTe2</w:t>
            </w:r>
          </w:p>
        </w:tc>
        <w:tc>
          <w:tcPr>
            <w:tcW w:w="495" w:type="pct"/>
          </w:tcPr>
          <w:p>
            <w:pPr>
              <w:pStyle w:val="9"/>
              <w:spacing w:before="0" w:beforeAutospacing="0" w:after="0" w:afterAutospacing="0"/>
              <w:jc w:val="both"/>
            </w:pPr>
            <w:r>
              <w:t>0.687</w:t>
            </w:r>
          </w:p>
        </w:tc>
        <w:tc>
          <w:tcPr>
            <w:tcW w:w="454" w:type="pct"/>
          </w:tcPr>
          <w:p>
            <w:pPr>
              <w:pStyle w:val="9"/>
              <w:spacing w:before="0" w:beforeAutospacing="0" w:after="0" w:afterAutospacing="0"/>
              <w:jc w:val="both"/>
            </w:pPr>
            <w:r>
              <w:t>0.94</w:t>
            </w:r>
          </w:p>
        </w:tc>
        <w:tc>
          <w:tcPr>
            <w:tcW w:w="454" w:type="pct"/>
          </w:tcPr>
          <w:p>
            <w:pPr>
              <w:pStyle w:val="9"/>
              <w:spacing w:before="0" w:beforeAutospacing="0" w:after="0" w:afterAutospacing="0"/>
              <w:jc w:val="both"/>
            </w:pPr>
            <w:r>
              <w:t>0.78</w:t>
            </w:r>
          </w:p>
        </w:tc>
        <w:tc>
          <w:tcPr>
            <w:tcW w:w="454" w:type="pct"/>
          </w:tcPr>
          <w:p>
            <w:pPr>
              <w:pStyle w:val="9"/>
              <w:spacing w:before="0" w:beforeAutospacing="0" w:after="0" w:afterAutospacing="0"/>
              <w:jc w:val="both"/>
            </w:pPr>
            <w:r>
              <w:t>0.77</w:t>
            </w:r>
          </w:p>
        </w:tc>
        <w:tc>
          <w:tcPr>
            <w:tcW w:w="454" w:type="pct"/>
          </w:tcPr>
          <w:p>
            <w:pPr>
              <w:pStyle w:val="9"/>
              <w:spacing w:before="0" w:beforeAutospacing="0" w:after="0" w:afterAutospacing="0"/>
              <w:jc w:val="both"/>
            </w:pPr>
            <w:r>
              <w:t>0.81</w:t>
            </w:r>
          </w:p>
        </w:tc>
        <w:tc>
          <w:tcPr>
            <w:tcW w:w="454" w:type="pct"/>
          </w:tcPr>
          <w:p>
            <w:pPr>
              <w:pStyle w:val="9"/>
              <w:spacing w:before="0" w:beforeAutospacing="0" w:after="0" w:afterAutospacing="0"/>
              <w:jc w:val="both"/>
            </w:pPr>
            <w:r>
              <w:t>0.84</w:t>
            </w:r>
          </w:p>
        </w:tc>
        <w:tc>
          <w:tcPr>
            <w:tcW w:w="454" w:type="pct"/>
          </w:tcPr>
          <w:p>
            <w:pPr>
              <w:pStyle w:val="9"/>
              <w:spacing w:before="0" w:beforeAutospacing="0" w:after="0" w:afterAutospacing="0"/>
              <w:jc w:val="both"/>
            </w:pPr>
            <w:r>
              <w:t>-0.16</w:t>
            </w:r>
          </w:p>
        </w:tc>
        <w:tc>
          <w:tcPr>
            <w:tcW w:w="454" w:type="pct"/>
          </w:tcPr>
          <w:p>
            <w:pPr>
              <w:pStyle w:val="9"/>
              <w:spacing w:before="0" w:beforeAutospacing="0" w:after="0" w:afterAutospacing="0"/>
              <w:jc w:val="both"/>
            </w:pPr>
            <w:r>
              <w:t>-0.17</w:t>
            </w:r>
          </w:p>
        </w:tc>
        <w:tc>
          <w:tcPr>
            <w:tcW w:w="454" w:type="pct"/>
          </w:tcPr>
          <w:p>
            <w:pPr>
              <w:pStyle w:val="9"/>
              <w:spacing w:before="0" w:beforeAutospacing="0" w:after="0" w:afterAutospacing="0"/>
              <w:jc w:val="both"/>
            </w:pPr>
            <w:r>
              <w:t>-0.13</w:t>
            </w:r>
          </w:p>
        </w:tc>
        <w:tc>
          <w:tcPr>
            <w:tcW w:w="457" w:type="pct"/>
          </w:tcPr>
          <w:p>
            <w:pPr>
              <w:pStyle w:val="9"/>
              <w:spacing w:before="0" w:beforeAutospacing="0" w:after="0" w:afterAutospacing="0"/>
              <w:jc w:val="both"/>
            </w:pPr>
            <w:r>
              <w:t>-0.10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 w:type="pct"/>
          </w:tcPr>
          <w:p>
            <w:pPr>
              <w:pStyle w:val="9"/>
              <w:spacing w:before="0" w:beforeAutospacing="0" w:after="0" w:afterAutospacing="0"/>
              <w:jc w:val="both"/>
            </w:pPr>
            <w:r>
              <w:t>FeI2</w:t>
            </w:r>
          </w:p>
        </w:tc>
        <w:tc>
          <w:tcPr>
            <w:tcW w:w="495" w:type="pct"/>
          </w:tcPr>
          <w:p>
            <w:pPr>
              <w:pStyle w:val="9"/>
              <w:spacing w:before="0" w:beforeAutospacing="0" w:after="0" w:afterAutospacing="0"/>
              <w:jc w:val="both"/>
            </w:pPr>
            <w:r>
              <w:t>3.098</w:t>
            </w:r>
          </w:p>
        </w:tc>
        <w:tc>
          <w:tcPr>
            <w:tcW w:w="454" w:type="pct"/>
          </w:tcPr>
          <w:p>
            <w:pPr>
              <w:pStyle w:val="9"/>
              <w:spacing w:before="0" w:beforeAutospacing="0" w:after="0" w:afterAutospacing="0"/>
              <w:jc w:val="both"/>
            </w:pPr>
            <w:r>
              <w:t>1.26</w:t>
            </w:r>
          </w:p>
        </w:tc>
        <w:tc>
          <w:tcPr>
            <w:tcW w:w="454" w:type="pct"/>
          </w:tcPr>
          <w:p>
            <w:pPr>
              <w:pStyle w:val="9"/>
              <w:spacing w:before="0" w:beforeAutospacing="0" w:after="0" w:afterAutospacing="0"/>
              <w:jc w:val="both"/>
            </w:pPr>
            <w:r>
              <w:t>1.28</w:t>
            </w:r>
          </w:p>
        </w:tc>
        <w:tc>
          <w:tcPr>
            <w:tcW w:w="454" w:type="pct"/>
          </w:tcPr>
          <w:p>
            <w:pPr>
              <w:pStyle w:val="9"/>
              <w:spacing w:before="0" w:beforeAutospacing="0" w:after="0" w:afterAutospacing="0"/>
              <w:jc w:val="both"/>
            </w:pPr>
            <w:r>
              <w:t>1.21</w:t>
            </w:r>
          </w:p>
        </w:tc>
        <w:tc>
          <w:tcPr>
            <w:tcW w:w="454" w:type="pct"/>
          </w:tcPr>
          <w:p>
            <w:pPr>
              <w:pStyle w:val="9"/>
              <w:spacing w:before="0" w:beforeAutospacing="0" w:after="0" w:afterAutospacing="0"/>
              <w:jc w:val="both"/>
            </w:pPr>
            <w:r>
              <w:t>1.21</w:t>
            </w:r>
          </w:p>
        </w:tc>
        <w:tc>
          <w:tcPr>
            <w:tcW w:w="454" w:type="pct"/>
          </w:tcPr>
          <w:p>
            <w:pPr>
              <w:pStyle w:val="9"/>
              <w:spacing w:before="0" w:beforeAutospacing="0" w:after="0" w:afterAutospacing="0"/>
              <w:jc w:val="both"/>
            </w:pPr>
            <w:r>
              <w:t>1.27</w:t>
            </w:r>
          </w:p>
        </w:tc>
        <w:tc>
          <w:tcPr>
            <w:tcW w:w="454" w:type="pct"/>
          </w:tcPr>
          <w:p>
            <w:pPr>
              <w:pStyle w:val="9"/>
              <w:spacing w:before="0" w:beforeAutospacing="0" w:after="0" w:afterAutospacing="0"/>
              <w:jc w:val="both"/>
            </w:pPr>
            <w:r>
              <w:t>0.02</w:t>
            </w:r>
          </w:p>
        </w:tc>
        <w:tc>
          <w:tcPr>
            <w:tcW w:w="454" w:type="pct"/>
          </w:tcPr>
          <w:p>
            <w:pPr>
              <w:pStyle w:val="9"/>
              <w:spacing w:before="0" w:beforeAutospacing="0" w:after="0" w:afterAutospacing="0"/>
              <w:jc w:val="both"/>
            </w:pPr>
            <w:r>
              <w:t>-0.05</w:t>
            </w:r>
          </w:p>
        </w:tc>
        <w:tc>
          <w:tcPr>
            <w:tcW w:w="454" w:type="pct"/>
          </w:tcPr>
          <w:p>
            <w:pPr>
              <w:pStyle w:val="9"/>
              <w:spacing w:before="0" w:beforeAutospacing="0" w:after="0" w:afterAutospacing="0"/>
              <w:jc w:val="both"/>
            </w:pPr>
            <w:r>
              <w:t>-0.05</w:t>
            </w:r>
          </w:p>
        </w:tc>
        <w:tc>
          <w:tcPr>
            <w:tcW w:w="457" w:type="pct"/>
          </w:tcPr>
          <w:p>
            <w:pPr>
              <w:pStyle w:val="9"/>
              <w:spacing w:before="0" w:beforeAutospacing="0" w:after="0" w:afterAutospacing="0"/>
              <w:jc w:val="both"/>
            </w:pPr>
            <w:r>
              <w:t>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 w:type="pct"/>
          </w:tcPr>
          <w:p>
            <w:pPr>
              <w:pStyle w:val="9"/>
              <w:spacing w:before="0" w:beforeAutospacing="0" w:after="0" w:afterAutospacing="0"/>
              <w:jc w:val="both"/>
            </w:pPr>
            <w:r>
              <w:t>CdCl2</w:t>
            </w:r>
          </w:p>
        </w:tc>
        <w:tc>
          <w:tcPr>
            <w:tcW w:w="495" w:type="pct"/>
          </w:tcPr>
          <w:p>
            <w:pPr>
              <w:pStyle w:val="9"/>
              <w:spacing w:before="0" w:beforeAutospacing="0" w:after="0" w:afterAutospacing="0"/>
              <w:jc w:val="both"/>
            </w:pPr>
            <w:r>
              <w:t>0.205</w:t>
            </w:r>
          </w:p>
        </w:tc>
        <w:tc>
          <w:tcPr>
            <w:tcW w:w="454" w:type="pct"/>
          </w:tcPr>
          <w:p>
            <w:pPr>
              <w:pStyle w:val="9"/>
              <w:spacing w:before="0" w:beforeAutospacing="0" w:after="0" w:afterAutospacing="0"/>
              <w:jc w:val="both"/>
            </w:pPr>
            <w:r>
              <w:t>5.82</w:t>
            </w:r>
          </w:p>
        </w:tc>
        <w:tc>
          <w:tcPr>
            <w:tcW w:w="454" w:type="pct"/>
          </w:tcPr>
          <w:p>
            <w:pPr>
              <w:pStyle w:val="9"/>
              <w:spacing w:before="0" w:beforeAutospacing="0" w:after="0" w:afterAutospacing="0"/>
              <w:jc w:val="both"/>
            </w:pPr>
            <w:r>
              <w:t>5.70</w:t>
            </w:r>
          </w:p>
        </w:tc>
        <w:tc>
          <w:tcPr>
            <w:tcW w:w="454" w:type="pct"/>
          </w:tcPr>
          <w:p>
            <w:pPr>
              <w:pStyle w:val="9"/>
              <w:spacing w:before="0" w:beforeAutospacing="0" w:after="0" w:afterAutospacing="0"/>
              <w:jc w:val="both"/>
            </w:pPr>
            <w:r>
              <w:t>5.83</w:t>
            </w:r>
          </w:p>
        </w:tc>
        <w:tc>
          <w:tcPr>
            <w:tcW w:w="454" w:type="pct"/>
          </w:tcPr>
          <w:p>
            <w:pPr>
              <w:pStyle w:val="9"/>
              <w:spacing w:before="0" w:beforeAutospacing="0" w:after="0" w:afterAutospacing="0"/>
              <w:jc w:val="both"/>
            </w:pPr>
            <w:r>
              <w:t>5.36</w:t>
            </w:r>
          </w:p>
        </w:tc>
        <w:tc>
          <w:tcPr>
            <w:tcW w:w="454" w:type="pct"/>
          </w:tcPr>
          <w:p>
            <w:pPr>
              <w:pStyle w:val="9"/>
              <w:spacing w:before="0" w:beforeAutospacing="0" w:after="0" w:afterAutospacing="0"/>
              <w:jc w:val="both"/>
            </w:pPr>
            <w:r>
              <w:t>5.46</w:t>
            </w:r>
          </w:p>
        </w:tc>
        <w:tc>
          <w:tcPr>
            <w:tcW w:w="454" w:type="pct"/>
          </w:tcPr>
          <w:p>
            <w:pPr>
              <w:pStyle w:val="9"/>
              <w:spacing w:before="0" w:beforeAutospacing="0" w:after="0" w:afterAutospacing="0"/>
              <w:jc w:val="both"/>
            </w:pPr>
            <w:r>
              <w:t>-0.12</w:t>
            </w:r>
          </w:p>
        </w:tc>
        <w:tc>
          <w:tcPr>
            <w:tcW w:w="454" w:type="pct"/>
          </w:tcPr>
          <w:p>
            <w:pPr>
              <w:pStyle w:val="9"/>
              <w:spacing w:before="0" w:beforeAutospacing="0" w:after="0" w:afterAutospacing="0"/>
              <w:jc w:val="both"/>
            </w:pPr>
            <w:r>
              <w:t>0.01</w:t>
            </w:r>
          </w:p>
        </w:tc>
        <w:tc>
          <w:tcPr>
            <w:tcW w:w="454" w:type="pct"/>
          </w:tcPr>
          <w:p>
            <w:pPr>
              <w:pStyle w:val="9"/>
              <w:spacing w:before="0" w:beforeAutospacing="0" w:after="0" w:afterAutospacing="0"/>
              <w:jc w:val="both"/>
            </w:pPr>
            <w:r>
              <w:t>-0.46</w:t>
            </w:r>
          </w:p>
        </w:tc>
        <w:tc>
          <w:tcPr>
            <w:tcW w:w="457" w:type="pct"/>
          </w:tcPr>
          <w:p>
            <w:pPr>
              <w:pStyle w:val="9"/>
              <w:spacing w:before="0" w:beforeAutospacing="0" w:after="0" w:afterAutospacing="0"/>
              <w:jc w:val="both"/>
            </w:pPr>
            <w:r>
              <w:t>-0.36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 w:type="pct"/>
          </w:tcPr>
          <w:p>
            <w:pPr>
              <w:pStyle w:val="9"/>
              <w:spacing w:before="0" w:beforeAutospacing="0" w:after="0" w:afterAutospacing="0"/>
              <w:jc w:val="both"/>
            </w:pPr>
            <w:r>
              <w:t>FeBr2</w:t>
            </w:r>
          </w:p>
        </w:tc>
        <w:tc>
          <w:tcPr>
            <w:tcW w:w="495" w:type="pct"/>
          </w:tcPr>
          <w:p>
            <w:pPr>
              <w:pStyle w:val="9"/>
              <w:spacing w:before="0" w:beforeAutospacing="0" w:after="0" w:afterAutospacing="0"/>
              <w:jc w:val="both"/>
            </w:pPr>
            <w:r>
              <w:t>1.713</w:t>
            </w:r>
          </w:p>
        </w:tc>
        <w:tc>
          <w:tcPr>
            <w:tcW w:w="454" w:type="pct"/>
          </w:tcPr>
          <w:p>
            <w:pPr>
              <w:pStyle w:val="9"/>
              <w:spacing w:before="0" w:beforeAutospacing="0" w:after="0" w:afterAutospacing="0"/>
              <w:jc w:val="both"/>
            </w:pPr>
            <w:r>
              <w:t>0.49</w:t>
            </w:r>
          </w:p>
        </w:tc>
        <w:tc>
          <w:tcPr>
            <w:tcW w:w="454" w:type="pct"/>
          </w:tcPr>
          <w:p>
            <w:pPr>
              <w:pStyle w:val="9"/>
              <w:spacing w:before="0" w:beforeAutospacing="0" w:after="0" w:afterAutospacing="0"/>
              <w:jc w:val="both"/>
            </w:pPr>
            <w:r>
              <w:t>0.88</w:t>
            </w:r>
          </w:p>
        </w:tc>
        <w:tc>
          <w:tcPr>
            <w:tcW w:w="454" w:type="pct"/>
          </w:tcPr>
          <w:p>
            <w:pPr>
              <w:pStyle w:val="9"/>
              <w:spacing w:before="0" w:beforeAutospacing="0" w:after="0" w:afterAutospacing="0"/>
              <w:jc w:val="both"/>
            </w:pPr>
            <w:r>
              <w:t>0.98</w:t>
            </w:r>
          </w:p>
        </w:tc>
        <w:tc>
          <w:tcPr>
            <w:tcW w:w="454" w:type="pct"/>
          </w:tcPr>
          <w:p>
            <w:pPr>
              <w:pStyle w:val="9"/>
              <w:spacing w:before="0" w:beforeAutospacing="0" w:after="0" w:afterAutospacing="0"/>
              <w:jc w:val="both"/>
            </w:pPr>
            <w:r>
              <w:t>0.55</w:t>
            </w:r>
          </w:p>
        </w:tc>
        <w:tc>
          <w:tcPr>
            <w:tcW w:w="454" w:type="pct"/>
          </w:tcPr>
          <w:p>
            <w:pPr>
              <w:pStyle w:val="9"/>
              <w:spacing w:before="0" w:beforeAutospacing="0" w:after="0" w:afterAutospacing="0"/>
              <w:jc w:val="both"/>
            </w:pPr>
            <w:r>
              <w:t>0.46</w:t>
            </w:r>
          </w:p>
        </w:tc>
        <w:tc>
          <w:tcPr>
            <w:tcW w:w="454" w:type="pct"/>
          </w:tcPr>
          <w:p>
            <w:pPr>
              <w:pStyle w:val="9"/>
              <w:spacing w:before="0" w:beforeAutospacing="0" w:after="0" w:afterAutospacing="0"/>
              <w:jc w:val="both"/>
            </w:pPr>
            <w:r>
              <w:t>0.39</w:t>
            </w:r>
          </w:p>
        </w:tc>
        <w:tc>
          <w:tcPr>
            <w:tcW w:w="454" w:type="pct"/>
          </w:tcPr>
          <w:p>
            <w:pPr>
              <w:pStyle w:val="9"/>
              <w:spacing w:before="0" w:beforeAutospacing="0" w:after="0" w:afterAutospacing="0"/>
              <w:jc w:val="both"/>
            </w:pPr>
            <w:r>
              <w:t>0.49</w:t>
            </w:r>
          </w:p>
        </w:tc>
        <w:tc>
          <w:tcPr>
            <w:tcW w:w="454" w:type="pct"/>
          </w:tcPr>
          <w:p>
            <w:pPr>
              <w:pStyle w:val="9"/>
              <w:spacing w:before="0" w:beforeAutospacing="0" w:after="0" w:afterAutospacing="0"/>
              <w:jc w:val="both"/>
            </w:pPr>
            <w:r>
              <w:t>0.06</w:t>
            </w:r>
          </w:p>
        </w:tc>
        <w:tc>
          <w:tcPr>
            <w:tcW w:w="457" w:type="pct"/>
          </w:tcPr>
          <w:p>
            <w:pPr>
              <w:pStyle w:val="9"/>
              <w:spacing w:before="0" w:beforeAutospacing="0" w:after="0" w:afterAutospacing="0"/>
              <w:jc w:val="both"/>
            </w:pPr>
            <w:r>
              <w:t>-0.03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 w:type="pct"/>
          </w:tcPr>
          <w:p>
            <w:pPr>
              <w:pStyle w:val="9"/>
              <w:spacing w:before="0" w:beforeAutospacing="0" w:after="0" w:afterAutospacing="0"/>
              <w:jc w:val="both"/>
            </w:pPr>
            <w:r>
              <w:t>MnCl2</w:t>
            </w:r>
          </w:p>
        </w:tc>
        <w:tc>
          <w:tcPr>
            <w:tcW w:w="495" w:type="pct"/>
          </w:tcPr>
          <w:p>
            <w:pPr>
              <w:pStyle w:val="9"/>
              <w:spacing w:before="0" w:beforeAutospacing="0" w:after="0" w:afterAutospacing="0"/>
              <w:jc w:val="both"/>
            </w:pPr>
            <w:r>
              <w:t>2.775</w:t>
            </w:r>
          </w:p>
        </w:tc>
        <w:tc>
          <w:tcPr>
            <w:tcW w:w="454" w:type="pct"/>
          </w:tcPr>
          <w:p>
            <w:pPr>
              <w:pStyle w:val="9"/>
              <w:spacing w:before="0" w:beforeAutospacing="0" w:after="0" w:afterAutospacing="0"/>
              <w:jc w:val="both"/>
            </w:pPr>
            <w:r>
              <w:t>0.05</w:t>
            </w:r>
          </w:p>
        </w:tc>
        <w:tc>
          <w:tcPr>
            <w:tcW w:w="454" w:type="pct"/>
          </w:tcPr>
          <w:p>
            <w:pPr>
              <w:pStyle w:val="9"/>
              <w:spacing w:before="0" w:beforeAutospacing="0" w:after="0" w:afterAutospacing="0"/>
              <w:jc w:val="both"/>
            </w:pPr>
            <w:r>
              <w:t>3.49</w:t>
            </w:r>
          </w:p>
        </w:tc>
        <w:tc>
          <w:tcPr>
            <w:tcW w:w="454" w:type="pct"/>
          </w:tcPr>
          <w:p>
            <w:pPr>
              <w:pStyle w:val="9"/>
              <w:spacing w:before="0" w:beforeAutospacing="0" w:after="0" w:afterAutospacing="0"/>
              <w:jc w:val="both"/>
            </w:pPr>
            <w:r>
              <w:t>3.53</w:t>
            </w:r>
          </w:p>
        </w:tc>
        <w:tc>
          <w:tcPr>
            <w:tcW w:w="454" w:type="pct"/>
          </w:tcPr>
          <w:p>
            <w:pPr>
              <w:pStyle w:val="9"/>
              <w:spacing w:before="0" w:beforeAutospacing="0" w:after="0" w:afterAutospacing="0"/>
              <w:jc w:val="both"/>
            </w:pPr>
            <w:r>
              <w:t>3.21</w:t>
            </w:r>
          </w:p>
        </w:tc>
        <w:tc>
          <w:tcPr>
            <w:tcW w:w="454" w:type="pct"/>
          </w:tcPr>
          <w:p>
            <w:pPr>
              <w:pStyle w:val="9"/>
              <w:spacing w:before="0" w:beforeAutospacing="0" w:after="0" w:afterAutospacing="0"/>
              <w:jc w:val="both"/>
            </w:pPr>
            <w:r>
              <w:t>3.25</w:t>
            </w:r>
          </w:p>
        </w:tc>
        <w:tc>
          <w:tcPr>
            <w:tcW w:w="454" w:type="pct"/>
          </w:tcPr>
          <w:p>
            <w:pPr>
              <w:pStyle w:val="9"/>
              <w:spacing w:before="0" w:beforeAutospacing="0" w:after="0" w:afterAutospacing="0"/>
              <w:jc w:val="both"/>
            </w:pPr>
            <w:r>
              <w:t>3.44</w:t>
            </w:r>
          </w:p>
        </w:tc>
        <w:tc>
          <w:tcPr>
            <w:tcW w:w="454" w:type="pct"/>
          </w:tcPr>
          <w:p>
            <w:pPr>
              <w:pStyle w:val="9"/>
              <w:spacing w:before="0" w:beforeAutospacing="0" w:after="0" w:afterAutospacing="0"/>
              <w:jc w:val="both"/>
            </w:pPr>
            <w:r>
              <w:t>3.48</w:t>
            </w:r>
          </w:p>
        </w:tc>
        <w:tc>
          <w:tcPr>
            <w:tcW w:w="454" w:type="pct"/>
          </w:tcPr>
          <w:p>
            <w:pPr>
              <w:pStyle w:val="9"/>
              <w:spacing w:before="0" w:beforeAutospacing="0" w:after="0" w:afterAutospacing="0"/>
              <w:jc w:val="both"/>
            </w:pPr>
            <w:r>
              <w:t>3.16</w:t>
            </w:r>
          </w:p>
        </w:tc>
        <w:tc>
          <w:tcPr>
            <w:tcW w:w="457" w:type="pct"/>
          </w:tcPr>
          <w:p>
            <w:pPr>
              <w:pStyle w:val="9"/>
              <w:spacing w:before="0" w:beforeAutospacing="0" w:after="0" w:afterAutospacing="0"/>
              <w:jc w:val="both"/>
            </w:pPr>
            <w:r>
              <w:t>3.20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 w:type="pct"/>
          </w:tcPr>
          <w:p>
            <w:pPr>
              <w:pStyle w:val="9"/>
              <w:spacing w:before="0" w:beforeAutospacing="0" w:after="0" w:afterAutospacing="0"/>
              <w:jc w:val="both"/>
            </w:pPr>
            <w:r>
              <w:t>PbCl2</w:t>
            </w:r>
          </w:p>
        </w:tc>
        <w:tc>
          <w:tcPr>
            <w:tcW w:w="495" w:type="pct"/>
          </w:tcPr>
          <w:p>
            <w:pPr>
              <w:pStyle w:val="9"/>
              <w:spacing w:before="0" w:beforeAutospacing="0" w:after="0" w:afterAutospacing="0"/>
              <w:jc w:val="both"/>
            </w:pPr>
            <w:r>
              <w:t>1.577</w:t>
            </w:r>
          </w:p>
        </w:tc>
        <w:tc>
          <w:tcPr>
            <w:tcW w:w="454" w:type="pct"/>
          </w:tcPr>
          <w:p>
            <w:pPr>
              <w:pStyle w:val="9"/>
              <w:spacing w:before="0" w:beforeAutospacing="0" w:after="0" w:afterAutospacing="0"/>
              <w:jc w:val="both"/>
            </w:pPr>
            <w:r>
              <w:t>5.25</w:t>
            </w:r>
          </w:p>
        </w:tc>
        <w:tc>
          <w:tcPr>
            <w:tcW w:w="454" w:type="pct"/>
          </w:tcPr>
          <w:p>
            <w:pPr>
              <w:pStyle w:val="9"/>
              <w:spacing w:before="0" w:beforeAutospacing="0" w:after="0" w:afterAutospacing="0"/>
              <w:jc w:val="both"/>
            </w:pPr>
            <w:r>
              <w:t>5.33</w:t>
            </w:r>
          </w:p>
        </w:tc>
        <w:tc>
          <w:tcPr>
            <w:tcW w:w="454" w:type="pct"/>
          </w:tcPr>
          <w:p>
            <w:pPr>
              <w:pStyle w:val="9"/>
              <w:spacing w:before="0" w:beforeAutospacing="0" w:after="0" w:afterAutospacing="0"/>
              <w:jc w:val="both"/>
            </w:pPr>
            <w:r>
              <w:t>4.81</w:t>
            </w:r>
          </w:p>
        </w:tc>
        <w:tc>
          <w:tcPr>
            <w:tcW w:w="454" w:type="pct"/>
          </w:tcPr>
          <w:p>
            <w:pPr>
              <w:pStyle w:val="9"/>
              <w:spacing w:before="0" w:beforeAutospacing="0" w:after="0" w:afterAutospacing="0"/>
              <w:jc w:val="both"/>
            </w:pPr>
            <w:r>
              <w:t>4.95</w:t>
            </w:r>
          </w:p>
        </w:tc>
        <w:tc>
          <w:tcPr>
            <w:tcW w:w="454" w:type="pct"/>
          </w:tcPr>
          <w:p>
            <w:pPr>
              <w:pStyle w:val="9"/>
              <w:spacing w:before="0" w:beforeAutospacing="0" w:after="0" w:afterAutospacing="0"/>
              <w:jc w:val="both"/>
            </w:pPr>
            <w:r>
              <w:t>5.10</w:t>
            </w:r>
          </w:p>
        </w:tc>
        <w:tc>
          <w:tcPr>
            <w:tcW w:w="454" w:type="pct"/>
          </w:tcPr>
          <w:p>
            <w:pPr>
              <w:pStyle w:val="9"/>
              <w:spacing w:before="0" w:beforeAutospacing="0" w:after="0" w:afterAutospacing="0"/>
              <w:jc w:val="both"/>
            </w:pPr>
            <w:r>
              <w:t>0.08</w:t>
            </w:r>
          </w:p>
        </w:tc>
        <w:tc>
          <w:tcPr>
            <w:tcW w:w="454" w:type="pct"/>
          </w:tcPr>
          <w:p>
            <w:pPr>
              <w:pStyle w:val="9"/>
              <w:spacing w:before="0" w:beforeAutospacing="0" w:after="0" w:afterAutospacing="0"/>
              <w:jc w:val="both"/>
            </w:pPr>
            <w:r>
              <w:t>-0.44</w:t>
            </w:r>
          </w:p>
        </w:tc>
        <w:tc>
          <w:tcPr>
            <w:tcW w:w="454" w:type="pct"/>
          </w:tcPr>
          <w:p>
            <w:pPr>
              <w:pStyle w:val="9"/>
              <w:spacing w:before="0" w:beforeAutospacing="0" w:after="0" w:afterAutospacing="0"/>
              <w:jc w:val="both"/>
            </w:pPr>
            <w:r>
              <w:t>-0.30</w:t>
            </w:r>
          </w:p>
        </w:tc>
        <w:tc>
          <w:tcPr>
            <w:tcW w:w="457" w:type="pct"/>
          </w:tcPr>
          <w:p>
            <w:pPr>
              <w:pStyle w:val="9"/>
              <w:spacing w:before="0" w:beforeAutospacing="0" w:after="0" w:afterAutospacing="0"/>
              <w:jc w:val="both"/>
            </w:pPr>
            <w:r>
              <w:t>-0.15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 w:type="pct"/>
          </w:tcPr>
          <w:p>
            <w:pPr>
              <w:pStyle w:val="9"/>
              <w:spacing w:before="0" w:beforeAutospacing="0" w:after="0" w:afterAutospacing="0"/>
              <w:jc w:val="both"/>
            </w:pPr>
            <w:r>
              <w:t>PbI2</w:t>
            </w:r>
          </w:p>
        </w:tc>
        <w:tc>
          <w:tcPr>
            <w:tcW w:w="495" w:type="pct"/>
          </w:tcPr>
          <w:p>
            <w:pPr>
              <w:pStyle w:val="9"/>
              <w:spacing w:before="0" w:beforeAutospacing="0" w:after="0" w:afterAutospacing="0"/>
              <w:jc w:val="both"/>
            </w:pPr>
            <w:r>
              <w:t>1.577</w:t>
            </w:r>
          </w:p>
        </w:tc>
        <w:tc>
          <w:tcPr>
            <w:tcW w:w="454" w:type="pct"/>
          </w:tcPr>
          <w:p>
            <w:pPr>
              <w:pStyle w:val="9"/>
              <w:spacing w:before="0" w:beforeAutospacing="0" w:after="0" w:afterAutospacing="0"/>
              <w:jc w:val="both"/>
            </w:pPr>
            <w:r>
              <w:t>3.34</w:t>
            </w:r>
          </w:p>
        </w:tc>
        <w:tc>
          <w:tcPr>
            <w:tcW w:w="454" w:type="pct"/>
          </w:tcPr>
          <w:p>
            <w:pPr>
              <w:pStyle w:val="9"/>
              <w:spacing w:before="0" w:beforeAutospacing="0" w:after="0" w:afterAutospacing="0"/>
              <w:jc w:val="both"/>
            </w:pPr>
            <w:r>
              <w:t>3.18</w:t>
            </w:r>
          </w:p>
        </w:tc>
        <w:tc>
          <w:tcPr>
            <w:tcW w:w="454" w:type="pct"/>
          </w:tcPr>
          <w:p>
            <w:pPr>
              <w:pStyle w:val="9"/>
              <w:spacing w:before="0" w:beforeAutospacing="0" w:after="0" w:afterAutospacing="0"/>
              <w:jc w:val="both"/>
            </w:pPr>
            <w:r>
              <w:t>3.31</w:t>
            </w:r>
          </w:p>
        </w:tc>
        <w:tc>
          <w:tcPr>
            <w:tcW w:w="454" w:type="pct"/>
          </w:tcPr>
          <w:p>
            <w:pPr>
              <w:pStyle w:val="9"/>
              <w:spacing w:before="0" w:beforeAutospacing="0" w:after="0" w:afterAutospacing="0"/>
              <w:jc w:val="both"/>
            </w:pPr>
            <w:r>
              <w:t>3.40</w:t>
            </w:r>
          </w:p>
        </w:tc>
        <w:tc>
          <w:tcPr>
            <w:tcW w:w="454" w:type="pct"/>
          </w:tcPr>
          <w:p>
            <w:pPr>
              <w:pStyle w:val="9"/>
              <w:spacing w:before="0" w:beforeAutospacing="0" w:after="0" w:afterAutospacing="0"/>
              <w:jc w:val="both"/>
            </w:pPr>
            <w:r>
              <w:t>3.44</w:t>
            </w:r>
          </w:p>
        </w:tc>
        <w:tc>
          <w:tcPr>
            <w:tcW w:w="454" w:type="pct"/>
          </w:tcPr>
          <w:p>
            <w:pPr>
              <w:pStyle w:val="9"/>
              <w:spacing w:before="0" w:beforeAutospacing="0" w:after="0" w:afterAutospacing="0"/>
              <w:jc w:val="both"/>
            </w:pPr>
            <w:r>
              <w:t>-0.16</w:t>
            </w:r>
          </w:p>
        </w:tc>
        <w:tc>
          <w:tcPr>
            <w:tcW w:w="454" w:type="pct"/>
          </w:tcPr>
          <w:p>
            <w:pPr>
              <w:pStyle w:val="9"/>
              <w:spacing w:before="0" w:beforeAutospacing="0" w:after="0" w:afterAutospacing="0"/>
              <w:jc w:val="both"/>
            </w:pPr>
            <w:r>
              <w:t>-0.03</w:t>
            </w:r>
          </w:p>
        </w:tc>
        <w:tc>
          <w:tcPr>
            <w:tcW w:w="454" w:type="pct"/>
          </w:tcPr>
          <w:p>
            <w:pPr>
              <w:pStyle w:val="9"/>
              <w:spacing w:before="0" w:beforeAutospacing="0" w:after="0" w:afterAutospacing="0"/>
              <w:jc w:val="both"/>
            </w:pPr>
            <w:r>
              <w:t>0.06</w:t>
            </w:r>
          </w:p>
        </w:tc>
        <w:tc>
          <w:tcPr>
            <w:tcW w:w="457" w:type="pct"/>
          </w:tcPr>
          <w:p>
            <w:pPr>
              <w:pStyle w:val="9"/>
              <w:spacing w:before="0" w:beforeAutospacing="0" w:after="0" w:afterAutospacing="0"/>
              <w:jc w:val="both"/>
            </w:pPr>
            <w:r>
              <w:t>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 w:type="pct"/>
          </w:tcPr>
          <w:p>
            <w:pPr>
              <w:pStyle w:val="9"/>
              <w:spacing w:before="0" w:beforeAutospacing="0" w:after="0" w:afterAutospacing="0"/>
              <w:jc w:val="both"/>
            </w:pPr>
            <w:r>
              <w:t>SnBr2</w:t>
            </w:r>
          </w:p>
        </w:tc>
        <w:tc>
          <w:tcPr>
            <w:tcW w:w="495" w:type="pct"/>
          </w:tcPr>
          <w:p>
            <w:pPr>
              <w:pStyle w:val="9"/>
              <w:spacing w:before="0" w:beforeAutospacing="0" w:after="0" w:afterAutospacing="0"/>
              <w:jc w:val="both"/>
            </w:pPr>
            <w:r>
              <w:t>2.499</w:t>
            </w:r>
          </w:p>
        </w:tc>
        <w:tc>
          <w:tcPr>
            <w:tcW w:w="454" w:type="pct"/>
          </w:tcPr>
          <w:p>
            <w:pPr>
              <w:pStyle w:val="9"/>
              <w:spacing w:before="0" w:beforeAutospacing="0" w:after="0" w:afterAutospacing="0"/>
              <w:jc w:val="both"/>
            </w:pPr>
            <w:r>
              <w:t>4.27</w:t>
            </w:r>
          </w:p>
        </w:tc>
        <w:tc>
          <w:tcPr>
            <w:tcW w:w="454" w:type="pct"/>
          </w:tcPr>
          <w:p>
            <w:pPr>
              <w:pStyle w:val="9"/>
              <w:spacing w:before="0" w:beforeAutospacing="0" w:after="0" w:afterAutospacing="0"/>
              <w:jc w:val="both"/>
            </w:pPr>
            <w:r>
              <w:t>4.70</w:t>
            </w:r>
          </w:p>
        </w:tc>
        <w:tc>
          <w:tcPr>
            <w:tcW w:w="454" w:type="pct"/>
          </w:tcPr>
          <w:p>
            <w:pPr>
              <w:pStyle w:val="9"/>
              <w:spacing w:before="0" w:beforeAutospacing="0" w:after="0" w:afterAutospacing="0"/>
              <w:jc w:val="both"/>
            </w:pPr>
            <w:r>
              <w:t>4.59</w:t>
            </w:r>
          </w:p>
        </w:tc>
        <w:tc>
          <w:tcPr>
            <w:tcW w:w="454" w:type="pct"/>
          </w:tcPr>
          <w:p>
            <w:pPr>
              <w:pStyle w:val="9"/>
              <w:spacing w:before="0" w:beforeAutospacing="0" w:after="0" w:afterAutospacing="0"/>
              <w:jc w:val="both"/>
            </w:pPr>
            <w:r>
              <w:t>4.34</w:t>
            </w:r>
          </w:p>
        </w:tc>
        <w:tc>
          <w:tcPr>
            <w:tcW w:w="454" w:type="pct"/>
          </w:tcPr>
          <w:p>
            <w:pPr>
              <w:pStyle w:val="9"/>
              <w:spacing w:before="0" w:beforeAutospacing="0" w:after="0" w:afterAutospacing="0"/>
              <w:jc w:val="both"/>
            </w:pPr>
            <w:r>
              <w:t>4.60</w:t>
            </w:r>
          </w:p>
        </w:tc>
        <w:tc>
          <w:tcPr>
            <w:tcW w:w="454" w:type="pct"/>
          </w:tcPr>
          <w:p>
            <w:pPr>
              <w:pStyle w:val="9"/>
              <w:spacing w:before="0" w:beforeAutospacing="0" w:after="0" w:afterAutospacing="0"/>
              <w:jc w:val="both"/>
            </w:pPr>
            <w:r>
              <w:t>0.46</w:t>
            </w:r>
          </w:p>
        </w:tc>
        <w:tc>
          <w:tcPr>
            <w:tcW w:w="454" w:type="pct"/>
          </w:tcPr>
          <w:p>
            <w:pPr>
              <w:pStyle w:val="9"/>
              <w:spacing w:before="0" w:beforeAutospacing="0" w:after="0" w:afterAutospacing="0"/>
              <w:jc w:val="both"/>
            </w:pPr>
            <w:r>
              <w:t>0.32</w:t>
            </w:r>
          </w:p>
        </w:tc>
        <w:tc>
          <w:tcPr>
            <w:tcW w:w="454" w:type="pct"/>
          </w:tcPr>
          <w:p>
            <w:pPr>
              <w:pStyle w:val="9"/>
              <w:spacing w:before="0" w:beforeAutospacing="0" w:after="0" w:afterAutospacing="0"/>
              <w:jc w:val="both"/>
            </w:pPr>
            <w:r>
              <w:t>0.07</w:t>
            </w:r>
          </w:p>
        </w:tc>
        <w:tc>
          <w:tcPr>
            <w:tcW w:w="457" w:type="pct"/>
          </w:tcPr>
          <w:p>
            <w:pPr>
              <w:pStyle w:val="9"/>
              <w:spacing w:before="0" w:beforeAutospacing="0" w:after="0" w:afterAutospacing="0"/>
              <w:jc w:val="both"/>
            </w:pPr>
            <w:r>
              <w:t>0.33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 w:type="pct"/>
          </w:tcPr>
          <w:p>
            <w:pPr>
              <w:pStyle w:val="9"/>
              <w:spacing w:before="0" w:beforeAutospacing="0" w:after="0" w:afterAutospacing="0"/>
              <w:jc w:val="both"/>
            </w:pPr>
            <w:r>
              <w:t>TiBr2</w:t>
            </w:r>
          </w:p>
        </w:tc>
        <w:tc>
          <w:tcPr>
            <w:tcW w:w="495" w:type="pct"/>
          </w:tcPr>
          <w:p>
            <w:pPr>
              <w:pStyle w:val="9"/>
              <w:spacing w:before="0" w:beforeAutospacing="0" w:after="0" w:afterAutospacing="0"/>
              <w:jc w:val="both"/>
            </w:pPr>
            <w:r>
              <w:t>0.758</w:t>
            </w:r>
          </w:p>
        </w:tc>
        <w:tc>
          <w:tcPr>
            <w:tcW w:w="454" w:type="pct"/>
          </w:tcPr>
          <w:p>
            <w:pPr>
              <w:pStyle w:val="9"/>
              <w:spacing w:before="0" w:beforeAutospacing="0" w:after="0" w:afterAutospacing="0"/>
              <w:jc w:val="both"/>
            </w:pPr>
            <w:r>
              <w:t>1.42</w:t>
            </w:r>
          </w:p>
        </w:tc>
        <w:tc>
          <w:tcPr>
            <w:tcW w:w="454" w:type="pct"/>
          </w:tcPr>
          <w:p>
            <w:pPr>
              <w:pStyle w:val="9"/>
              <w:spacing w:before="0" w:beforeAutospacing="0" w:after="0" w:afterAutospacing="0"/>
              <w:jc w:val="both"/>
            </w:pPr>
            <w:r>
              <w:t>1.39</w:t>
            </w:r>
          </w:p>
        </w:tc>
        <w:tc>
          <w:tcPr>
            <w:tcW w:w="454" w:type="pct"/>
          </w:tcPr>
          <w:p>
            <w:pPr>
              <w:pStyle w:val="9"/>
              <w:spacing w:before="0" w:beforeAutospacing="0" w:after="0" w:afterAutospacing="0"/>
              <w:jc w:val="both"/>
            </w:pPr>
            <w:r>
              <w:t>1.62</w:t>
            </w:r>
          </w:p>
        </w:tc>
        <w:tc>
          <w:tcPr>
            <w:tcW w:w="454" w:type="pct"/>
          </w:tcPr>
          <w:p>
            <w:pPr>
              <w:pStyle w:val="9"/>
              <w:spacing w:before="0" w:beforeAutospacing="0" w:after="0" w:afterAutospacing="0"/>
              <w:jc w:val="both"/>
            </w:pPr>
            <w:r>
              <w:t>1.67</w:t>
            </w:r>
          </w:p>
        </w:tc>
        <w:tc>
          <w:tcPr>
            <w:tcW w:w="454" w:type="pct"/>
          </w:tcPr>
          <w:p>
            <w:pPr>
              <w:pStyle w:val="9"/>
              <w:spacing w:before="0" w:beforeAutospacing="0" w:after="0" w:afterAutospacing="0"/>
              <w:jc w:val="both"/>
            </w:pPr>
            <w:r>
              <w:t>1.79</w:t>
            </w:r>
          </w:p>
        </w:tc>
        <w:tc>
          <w:tcPr>
            <w:tcW w:w="454" w:type="pct"/>
          </w:tcPr>
          <w:p>
            <w:pPr>
              <w:pStyle w:val="9"/>
              <w:spacing w:before="0" w:beforeAutospacing="0" w:after="0" w:afterAutospacing="0"/>
              <w:jc w:val="both"/>
            </w:pPr>
            <w:r>
              <w:t>-0.03</w:t>
            </w:r>
          </w:p>
        </w:tc>
        <w:tc>
          <w:tcPr>
            <w:tcW w:w="454" w:type="pct"/>
          </w:tcPr>
          <w:p>
            <w:pPr>
              <w:pStyle w:val="9"/>
              <w:spacing w:before="0" w:beforeAutospacing="0" w:after="0" w:afterAutospacing="0"/>
              <w:jc w:val="both"/>
            </w:pPr>
            <w:r>
              <w:t>0.20</w:t>
            </w:r>
          </w:p>
        </w:tc>
        <w:tc>
          <w:tcPr>
            <w:tcW w:w="454" w:type="pct"/>
          </w:tcPr>
          <w:p>
            <w:pPr>
              <w:pStyle w:val="9"/>
              <w:spacing w:before="0" w:beforeAutospacing="0" w:after="0" w:afterAutospacing="0"/>
              <w:jc w:val="both"/>
            </w:pPr>
            <w:r>
              <w:t>0.25</w:t>
            </w:r>
          </w:p>
        </w:tc>
        <w:tc>
          <w:tcPr>
            <w:tcW w:w="457" w:type="pct"/>
          </w:tcPr>
          <w:p>
            <w:pPr>
              <w:pStyle w:val="9"/>
              <w:spacing w:before="0" w:beforeAutospacing="0" w:after="0" w:afterAutospacing="0"/>
              <w:jc w:val="both"/>
            </w:pPr>
            <w:r>
              <w:t>0.37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 w:type="pct"/>
            <w:tcBorders>
              <w:bottom w:val="single" w:color="auto" w:sz="4" w:space="0"/>
            </w:tcBorders>
          </w:tcPr>
          <w:p>
            <w:pPr>
              <w:pStyle w:val="9"/>
              <w:spacing w:before="0" w:beforeAutospacing="0" w:after="0" w:afterAutospacing="0"/>
              <w:jc w:val="both"/>
            </w:pPr>
            <w:r>
              <w:t>TiI2</w:t>
            </w:r>
          </w:p>
        </w:tc>
        <w:tc>
          <w:tcPr>
            <w:tcW w:w="495" w:type="pct"/>
            <w:tcBorders>
              <w:bottom w:val="single" w:color="auto" w:sz="4" w:space="0"/>
            </w:tcBorders>
          </w:tcPr>
          <w:p>
            <w:pPr>
              <w:pStyle w:val="9"/>
              <w:spacing w:before="0" w:beforeAutospacing="0" w:after="0" w:afterAutospacing="0"/>
              <w:jc w:val="both"/>
            </w:pPr>
            <w:r>
              <w:t>0.596</w:t>
            </w:r>
          </w:p>
        </w:tc>
        <w:tc>
          <w:tcPr>
            <w:tcW w:w="454" w:type="pct"/>
            <w:tcBorders>
              <w:bottom w:val="single" w:color="auto" w:sz="4" w:space="0"/>
            </w:tcBorders>
          </w:tcPr>
          <w:p>
            <w:pPr>
              <w:pStyle w:val="9"/>
              <w:spacing w:before="0" w:beforeAutospacing="0" w:after="0" w:afterAutospacing="0"/>
              <w:jc w:val="both"/>
            </w:pPr>
            <w:r>
              <w:t>1.09</w:t>
            </w:r>
          </w:p>
        </w:tc>
        <w:tc>
          <w:tcPr>
            <w:tcW w:w="454" w:type="pct"/>
            <w:tcBorders>
              <w:bottom w:val="single" w:color="auto" w:sz="4" w:space="0"/>
            </w:tcBorders>
          </w:tcPr>
          <w:p>
            <w:pPr>
              <w:pStyle w:val="9"/>
              <w:spacing w:before="0" w:beforeAutospacing="0" w:after="0" w:afterAutospacing="0"/>
              <w:jc w:val="both"/>
            </w:pPr>
            <w:r>
              <w:t>0.90</w:t>
            </w:r>
          </w:p>
        </w:tc>
        <w:tc>
          <w:tcPr>
            <w:tcW w:w="454" w:type="pct"/>
            <w:tcBorders>
              <w:bottom w:val="single" w:color="auto" w:sz="4" w:space="0"/>
            </w:tcBorders>
          </w:tcPr>
          <w:p>
            <w:pPr>
              <w:pStyle w:val="9"/>
              <w:spacing w:before="0" w:beforeAutospacing="0" w:after="0" w:afterAutospacing="0"/>
              <w:jc w:val="both"/>
            </w:pPr>
            <w:r>
              <w:t>1.56</w:t>
            </w:r>
          </w:p>
        </w:tc>
        <w:tc>
          <w:tcPr>
            <w:tcW w:w="454" w:type="pct"/>
            <w:tcBorders>
              <w:bottom w:val="single" w:color="auto" w:sz="4" w:space="0"/>
            </w:tcBorders>
          </w:tcPr>
          <w:p>
            <w:pPr>
              <w:pStyle w:val="9"/>
              <w:spacing w:before="0" w:beforeAutospacing="0" w:after="0" w:afterAutospacing="0"/>
              <w:jc w:val="both"/>
            </w:pPr>
            <w:r>
              <w:t>1.41</w:t>
            </w:r>
          </w:p>
        </w:tc>
        <w:tc>
          <w:tcPr>
            <w:tcW w:w="454" w:type="pct"/>
            <w:tcBorders>
              <w:bottom w:val="single" w:color="auto" w:sz="4" w:space="0"/>
            </w:tcBorders>
          </w:tcPr>
          <w:p>
            <w:pPr>
              <w:pStyle w:val="9"/>
              <w:spacing w:before="0" w:beforeAutospacing="0" w:after="0" w:afterAutospacing="0"/>
              <w:jc w:val="both"/>
            </w:pPr>
            <w:r>
              <w:t>1.36</w:t>
            </w:r>
          </w:p>
        </w:tc>
        <w:tc>
          <w:tcPr>
            <w:tcW w:w="454" w:type="pct"/>
            <w:tcBorders>
              <w:bottom w:val="single" w:color="auto" w:sz="4" w:space="0"/>
            </w:tcBorders>
          </w:tcPr>
          <w:p>
            <w:pPr>
              <w:pStyle w:val="9"/>
              <w:spacing w:before="0" w:beforeAutospacing="0" w:after="0" w:afterAutospacing="0"/>
              <w:jc w:val="both"/>
            </w:pPr>
            <w:r>
              <w:t>-0.19</w:t>
            </w:r>
          </w:p>
        </w:tc>
        <w:tc>
          <w:tcPr>
            <w:tcW w:w="454" w:type="pct"/>
            <w:tcBorders>
              <w:bottom w:val="single" w:color="auto" w:sz="4" w:space="0"/>
            </w:tcBorders>
          </w:tcPr>
          <w:p>
            <w:pPr>
              <w:pStyle w:val="9"/>
              <w:spacing w:before="0" w:beforeAutospacing="0" w:after="0" w:afterAutospacing="0"/>
              <w:jc w:val="both"/>
            </w:pPr>
            <w:r>
              <w:t>0.47</w:t>
            </w:r>
          </w:p>
        </w:tc>
        <w:tc>
          <w:tcPr>
            <w:tcW w:w="454" w:type="pct"/>
            <w:tcBorders>
              <w:bottom w:val="single" w:color="auto" w:sz="4" w:space="0"/>
            </w:tcBorders>
          </w:tcPr>
          <w:p>
            <w:pPr>
              <w:pStyle w:val="9"/>
              <w:spacing w:before="0" w:beforeAutospacing="0" w:after="0" w:afterAutospacing="0"/>
              <w:jc w:val="both"/>
            </w:pPr>
            <w:r>
              <w:t>0.32</w:t>
            </w:r>
          </w:p>
        </w:tc>
        <w:tc>
          <w:tcPr>
            <w:tcW w:w="457" w:type="pct"/>
            <w:tcBorders>
              <w:bottom w:val="single" w:color="auto" w:sz="4" w:space="0"/>
            </w:tcBorders>
          </w:tcPr>
          <w:p>
            <w:pPr>
              <w:pStyle w:val="9"/>
              <w:spacing w:before="0" w:beforeAutospacing="0" w:after="0" w:afterAutospacing="0"/>
              <w:jc w:val="both"/>
            </w:pPr>
            <w:r>
              <w:t>0.27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5" w:type="pct"/>
            <w:tcBorders>
              <w:top w:val="single" w:color="auto" w:sz="4" w:space="0"/>
              <w:bottom w:val="single" w:color="auto" w:sz="4" w:space="0"/>
            </w:tcBorders>
          </w:tcPr>
          <w:p>
            <w:pPr>
              <w:pStyle w:val="9"/>
              <w:spacing w:before="0" w:beforeAutospacing="0" w:after="0" w:afterAutospacing="0"/>
              <w:jc w:val="both"/>
              <w:rPr>
                <w:rFonts w:hint="eastAsia"/>
              </w:rPr>
            </w:pPr>
            <w:r>
              <w:rPr>
                <w:rFonts w:hint="eastAsia"/>
              </w:rPr>
              <w:t>方差</w:t>
            </w:r>
          </w:p>
        </w:tc>
        <w:tc>
          <w:tcPr>
            <w:tcW w:w="495" w:type="pct"/>
            <w:tcBorders>
              <w:top w:val="single" w:color="auto" w:sz="4" w:space="0"/>
              <w:bottom w:val="single" w:color="auto" w:sz="4" w:space="0"/>
            </w:tcBorders>
          </w:tcPr>
          <w:p>
            <w:pPr>
              <w:pStyle w:val="9"/>
              <w:spacing w:before="0" w:beforeAutospacing="0" w:after="0" w:afterAutospacing="0"/>
              <w:jc w:val="both"/>
            </w:pPr>
          </w:p>
        </w:tc>
        <w:tc>
          <w:tcPr>
            <w:tcW w:w="454" w:type="pct"/>
            <w:tcBorders>
              <w:top w:val="single" w:color="auto" w:sz="4" w:space="0"/>
              <w:bottom w:val="single" w:color="auto" w:sz="4" w:space="0"/>
            </w:tcBorders>
          </w:tcPr>
          <w:p>
            <w:pPr>
              <w:pStyle w:val="9"/>
              <w:spacing w:before="0" w:beforeAutospacing="0" w:after="0" w:afterAutospacing="0"/>
              <w:jc w:val="both"/>
            </w:pPr>
          </w:p>
        </w:tc>
        <w:tc>
          <w:tcPr>
            <w:tcW w:w="454" w:type="pct"/>
            <w:tcBorders>
              <w:top w:val="single" w:color="auto" w:sz="4" w:space="0"/>
              <w:bottom w:val="single" w:color="auto" w:sz="4" w:space="0"/>
            </w:tcBorders>
          </w:tcPr>
          <w:p>
            <w:pPr>
              <w:pStyle w:val="9"/>
              <w:spacing w:before="0" w:beforeAutospacing="0" w:after="0" w:afterAutospacing="0"/>
              <w:jc w:val="both"/>
            </w:pPr>
          </w:p>
        </w:tc>
        <w:tc>
          <w:tcPr>
            <w:tcW w:w="454" w:type="pct"/>
            <w:tcBorders>
              <w:top w:val="single" w:color="auto" w:sz="4" w:space="0"/>
              <w:bottom w:val="single" w:color="auto" w:sz="4" w:space="0"/>
            </w:tcBorders>
          </w:tcPr>
          <w:p>
            <w:pPr>
              <w:pStyle w:val="9"/>
              <w:spacing w:before="0" w:beforeAutospacing="0" w:after="0" w:afterAutospacing="0"/>
              <w:jc w:val="both"/>
            </w:pPr>
          </w:p>
        </w:tc>
        <w:tc>
          <w:tcPr>
            <w:tcW w:w="454" w:type="pct"/>
            <w:tcBorders>
              <w:top w:val="single" w:color="auto" w:sz="4" w:space="0"/>
              <w:bottom w:val="single" w:color="auto" w:sz="4" w:space="0"/>
            </w:tcBorders>
          </w:tcPr>
          <w:p>
            <w:pPr>
              <w:pStyle w:val="9"/>
              <w:spacing w:before="0" w:beforeAutospacing="0" w:after="0" w:afterAutospacing="0"/>
              <w:jc w:val="both"/>
            </w:pPr>
          </w:p>
        </w:tc>
        <w:tc>
          <w:tcPr>
            <w:tcW w:w="454" w:type="pct"/>
            <w:tcBorders>
              <w:top w:val="single" w:color="auto" w:sz="4" w:space="0"/>
              <w:bottom w:val="single" w:color="auto" w:sz="4" w:space="0"/>
            </w:tcBorders>
          </w:tcPr>
          <w:p>
            <w:pPr>
              <w:pStyle w:val="9"/>
              <w:spacing w:before="0" w:beforeAutospacing="0" w:after="0" w:afterAutospacing="0"/>
              <w:jc w:val="both"/>
            </w:pPr>
          </w:p>
        </w:tc>
        <w:tc>
          <w:tcPr>
            <w:tcW w:w="454" w:type="pct"/>
            <w:tcBorders>
              <w:top w:val="single" w:color="auto" w:sz="4" w:space="0"/>
              <w:bottom w:val="single" w:color="auto" w:sz="4" w:space="0"/>
            </w:tcBorders>
          </w:tcPr>
          <w:p>
            <w:pPr>
              <w:pStyle w:val="9"/>
              <w:spacing w:before="0" w:beforeAutospacing="0" w:after="0" w:afterAutospacing="0"/>
              <w:jc w:val="both"/>
            </w:pPr>
            <w:r>
              <w:t>0.8037</w:t>
            </w:r>
          </w:p>
        </w:tc>
        <w:tc>
          <w:tcPr>
            <w:tcW w:w="454" w:type="pct"/>
            <w:tcBorders>
              <w:top w:val="single" w:color="auto" w:sz="4" w:space="0"/>
              <w:bottom w:val="single" w:color="auto" w:sz="4" w:space="0"/>
            </w:tcBorders>
          </w:tcPr>
          <w:p>
            <w:pPr>
              <w:pStyle w:val="9"/>
              <w:spacing w:before="0" w:beforeAutospacing="0" w:after="0" w:afterAutospacing="0"/>
              <w:jc w:val="both"/>
            </w:pPr>
            <w:r>
              <w:t>0.7808</w:t>
            </w:r>
          </w:p>
        </w:tc>
        <w:tc>
          <w:tcPr>
            <w:tcW w:w="454" w:type="pct"/>
            <w:tcBorders>
              <w:top w:val="single" w:color="auto" w:sz="4" w:space="0"/>
              <w:bottom w:val="single" w:color="auto" w:sz="4" w:space="0"/>
            </w:tcBorders>
          </w:tcPr>
          <w:p>
            <w:pPr>
              <w:pStyle w:val="9"/>
              <w:spacing w:before="0" w:beforeAutospacing="0" w:after="0" w:afterAutospacing="0"/>
              <w:jc w:val="both"/>
            </w:pPr>
            <w:r>
              <w:t>0.6766</w:t>
            </w:r>
          </w:p>
        </w:tc>
        <w:tc>
          <w:tcPr>
            <w:tcW w:w="457" w:type="pct"/>
            <w:tcBorders>
              <w:top w:val="single" w:color="auto" w:sz="4" w:space="0"/>
              <w:bottom w:val="single" w:color="auto" w:sz="4" w:space="0"/>
            </w:tcBorders>
          </w:tcPr>
          <w:p>
            <w:pPr>
              <w:pStyle w:val="9"/>
              <w:spacing w:before="0" w:beforeAutospacing="0" w:after="0" w:afterAutospacing="0"/>
              <w:jc w:val="both"/>
            </w:pPr>
            <w:r>
              <w:t>0.6856</w:t>
            </w:r>
          </w:p>
        </w:tc>
      </w:tr>
    </w:tbl>
    <w:p>
      <w:pPr>
        <w:pStyle w:val="9"/>
        <w:spacing w:before="0" w:beforeAutospacing="0" w:after="0" w:afterAutospacing="0"/>
        <w:jc w:val="both"/>
      </w:pPr>
    </w:p>
    <w:p>
      <w:pPr>
        <w:spacing w:line="360" w:lineRule="auto"/>
        <w:ind w:firstLine="430" w:firstLineChars="205"/>
        <w:rPr>
          <w:rFonts w:ascii="宋体" w:hAnsi="宋体" w:cs="宋体"/>
          <w:color w:val="000000"/>
          <w:kern w:val="0"/>
          <w:szCs w:val="21"/>
        </w:rPr>
      </w:pPr>
      <w:r>
        <w:rPr>
          <w:rFonts w:hint="eastAsia" w:ascii="宋体" w:hAnsi="宋体" w:cs="宋体"/>
          <w:color w:val="000000"/>
          <w:kern w:val="0"/>
          <w:szCs w:val="21"/>
        </w:rPr>
        <w:t>上海大学游洋，杜婉，李惟驹，陈竞哲等人通过SVR算法、RF、GBR算法预测的误差方差分别为0.97,0.89,1.03</w:t>
      </w:r>
      <w:r>
        <w:rPr>
          <w:rFonts w:hint="eastAsia" w:ascii="宋体" w:hAnsi="宋体" w:cs="宋体"/>
          <w:color w:val="000000"/>
          <w:kern w:val="0"/>
          <w:szCs w:val="21"/>
          <w:vertAlign w:val="superscript"/>
        </w:rPr>
        <w:t>[</w:t>
      </w:r>
      <w:r>
        <w:rPr>
          <w:rFonts w:ascii="宋体" w:hAnsi="宋体" w:cs="宋体"/>
          <w:color w:val="000000"/>
          <w:kern w:val="0"/>
          <w:szCs w:val="21"/>
          <w:vertAlign w:val="superscript"/>
        </w:rPr>
        <w:t>4</w:t>
      </w:r>
      <w:r>
        <w:rPr>
          <w:rFonts w:hint="eastAsia" w:ascii="宋体" w:hAnsi="宋体" w:cs="宋体"/>
          <w:color w:val="000000"/>
          <w:kern w:val="0"/>
          <w:szCs w:val="21"/>
          <w:vertAlign w:val="superscript"/>
        </w:rPr>
        <w:t>]</w:t>
      </w:r>
      <w:r>
        <w:rPr>
          <w:rFonts w:hint="eastAsia" w:ascii="宋体" w:hAnsi="宋体" w:cs="宋体"/>
          <w:color w:val="000000"/>
          <w:kern w:val="0"/>
          <w:szCs w:val="21"/>
        </w:rPr>
        <w:t>，远大于本项目组通过SVR、RF、Lightgbm-GBDT、Lightgbm-Dart等算法所计算出来的误差方差0.80,0.78,0.68,0.69。由此可见，本文所预测带宽的精确度高于原有文献。</w:t>
      </w:r>
    </w:p>
    <w:p>
      <w:pPr>
        <w:pStyle w:val="9"/>
        <w:spacing w:before="0" w:beforeAutospacing="0" w:after="0" w:afterAutospacing="0"/>
        <w:ind w:left="462" w:firstLine="240" w:firstLineChars="100"/>
        <w:jc w:val="center"/>
      </w:pPr>
      <w:r>
        <w:drawing>
          <wp:inline distT="0" distB="0" distL="0" distR="0">
            <wp:extent cx="5283200" cy="5283200"/>
            <wp:effectExtent l="0" t="0" r="0" b="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83200" cy="5283200"/>
                    </a:xfrm>
                    <a:prstGeom prst="rect">
                      <a:avLst/>
                    </a:prstGeom>
                    <a:noFill/>
                    <a:ln>
                      <a:noFill/>
                    </a:ln>
                  </pic:spPr>
                </pic:pic>
              </a:graphicData>
            </a:graphic>
          </wp:inline>
        </w:drawing>
      </w:r>
    </w:p>
    <w:p>
      <w:pPr>
        <w:spacing w:line="360" w:lineRule="auto"/>
        <w:ind w:firstLine="430" w:firstLineChars="205"/>
        <w:rPr>
          <w:rFonts w:ascii="宋体" w:hAnsi="宋体" w:cs="宋体"/>
          <w:color w:val="000000"/>
          <w:kern w:val="0"/>
          <w:szCs w:val="21"/>
        </w:rPr>
      </w:pPr>
      <w:r>
        <w:rPr>
          <w:rFonts w:ascii="宋体" w:hAnsi="宋体" w:cs="宋体"/>
          <w:color w:val="000000"/>
          <w:kern w:val="0"/>
          <w:szCs w:val="21"/>
        </w:rPr>
        <w:t xml:space="preserve">                                  </w:t>
      </w:r>
      <w:r>
        <w:rPr>
          <w:rFonts w:hint="eastAsia" w:ascii="宋体" w:hAnsi="宋体" w:cs="宋体"/>
          <w:color w:val="000000"/>
          <w:kern w:val="0"/>
          <w:szCs w:val="21"/>
        </w:rPr>
        <w:t>图</w:t>
      </w:r>
      <w:r>
        <w:rPr>
          <w:rFonts w:ascii="宋体" w:hAnsi="宋体" w:cs="宋体"/>
          <w:color w:val="000000"/>
          <w:kern w:val="0"/>
          <w:szCs w:val="21"/>
        </w:rPr>
        <w:t>12</w:t>
      </w:r>
      <w:r>
        <w:rPr>
          <w:rFonts w:hint="eastAsia" w:ascii="宋体" w:hAnsi="宋体" w:cs="宋体"/>
          <w:color w:val="000000"/>
          <w:kern w:val="0"/>
          <w:szCs w:val="21"/>
        </w:rPr>
        <w:t xml:space="preserve"> 特征重要性排序</w:t>
      </w:r>
    </w:p>
    <w:p>
      <w:pPr>
        <w:widowControl/>
        <w:spacing w:line="360" w:lineRule="auto"/>
        <w:jc w:val="left"/>
        <w:rPr>
          <w:kern w:val="0"/>
          <w:sz w:val="28"/>
          <w:szCs w:val="28"/>
        </w:rPr>
      </w:pPr>
      <w:r>
        <w:rPr>
          <w:rFonts w:hint="eastAsia"/>
          <w:b/>
          <w:color w:val="000000"/>
          <w:kern w:val="0"/>
          <w:sz w:val="28"/>
          <w:szCs w:val="28"/>
        </w:rPr>
        <w:t xml:space="preserve">4 </w:t>
      </w:r>
      <w:r>
        <w:rPr>
          <w:b/>
          <w:color w:val="000000"/>
          <w:kern w:val="0"/>
          <w:sz w:val="28"/>
          <w:szCs w:val="28"/>
        </w:rPr>
        <w:t xml:space="preserve">  </w:t>
      </w:r>
      <w:r>
        <w:rPr>
          <w:rFonts w:hint="eastAsia"/>
          <w:b/>
          <w:color w:val="000000"/>
          <w:kern w:val="0"/>
          <w:sz w:val="28"/>
          <w:szCs w:val="28"/>
        </w:rPr>
        <w:t>基于深度学习的</w:t>
      </w:r>
      <w:r>
        <w:rPr>
          <w:b/>
          <w:color w:val="000000"/>
          <w:kern w:val="0"/>
          <w:sz w:val="28"/>
          <w:szCs w:val="28"/>
        </w:rPr>
        <w:t>原子</w:t>
      </w:r>
      <w:r>
        <w:rPr>
          <w:rFonts w:hint="eastAsia"/>
          <w:b/>
          <w:color w:val="000000"/>
          <w:kern w:val="0"/>
          <w:sz w:val="28"/>
          <w:szCs w:val="28"/>
        </w:rPr>
        <w:t>掺杂及吸附预测</w:t>
      </w:r>
    </w:p>
    <w:p>
      <w:pPr>
        <w:pStyle w:val="3"/>
        <w:spacing w:before="0" w:after="0" w:line="360" w:lineRule="auto"/>
        <w:rPr>
          <w:rFonts w:ascii="Times New Roman" w:hAnsi="Times New Roman" w:eastAsia="宋体"/>
          <w:bCs w:val="0"/>
          <w:kern w:val="0"/>
          <w:sz w:val="21"/>
          <w:szCs w:val="21"/>
        </w:rPr>
      </w:pPr>
      <w:r>
        <w:rPr>
          <w:rFonts w:hint="eastAsia" w:ascii="Times New Roman" w:hAnsi="Times New Roman" w:eastAsia="宋体"/>
          <w:bCs w:val="0"/>
          <w:kern w:val="0"/>
          <w:sz w:val="21"/>
          <w:szCs w:val="21"/>
        </w:rPr>
        <w:t>4</w:t>
      </w:r>
      <w:r>
        <w:rPr>
          <w:rFonts w:ascii="Times New Roman" w:hAnsi="Times New Roman" w:eastAsia="宋体"/>
          <w:bCs w:val="0"/>
          <w:kern w:val="0"/>
          <w:sz w:val="21"/>
          <w:szCs w:val="21"/>
        </w:rPr>
        <w:t xml:space="preserve">.1  </w:t>
      </w:r>
      <w:r>
        <w:rPr>
          <w:rFonts w:hint="eastAsia" w:ascii="Times New Roman" w:hAnsi="Times New Roman" w:eastAsia="宋体"/>
          <w:bCs w:val="0"/>
          <w:kern w:val="0"/>
          <w:sz w:val="21"/>
          <w:szCs w:val="21"/>
        </w:rPr>
        <w:t>数据准备</w:t>
      </w:r>
    </w:p>
    <w:p>
      <w:pPr>
        <w:spacing w:line="360" w:lineRule="auto"/>
        <w:ind w:firstLine="430" w:firstLineChars="205"/>
        <w:rPr>
          <w:rFonts w:ascii="宋体" w:hAnsi="宋体" w:cs="宋体"/>
          <w:color w:val="000000"/>
          <w:kern w:val="0"/>
          <w:szCs w:val="21"/>
        </w:rPr>
      </w:pPr>
      <w:r>
        <w:rPr>
          <w:rFonts w:hint="eastAsia" w:ascii="宋体" w:hAnsi="宋体" w:cs="宋体"/>
          <w:color w:val="000000"/>
          <w:kern w:val="0"/>
          <w:szCs w:val="21"/>
        </w:rPr>
        <w:t>本工作以Impurities in 2D Materials Database(IMP2D)和Computational 2D Materials Database (C2DB)公开材料数据库中选取了MX2型二维材料为研究对象，选取了基于第一性原理和密度泛函理论计算得到的8679个MX2型二维金属化合物数据作为数据集，提取基底材料(host)、掺杂材料(dopant)、掺杂位置(site)、掺杂方式(defecttype)、融合(converged)、掺杂剂化合势(dopant_chemical_potential)</w:t>
      </w:r>
      <w:r>
        <w:rPr>
          <w:rFonts w:ascii="宋体" w:hAnsi="宋体" w:cs="宋体"/>
          <w:color w:val="000000"/>
          <w:kern w:val="0"/>
          <w:szCs w:val="21"/>
        </w:rPr>
        <w:t>、形成热(eform)</w:t>
      </w:r>
      <w:r>
        <w:rPr>
          <w:rFonts w:hint="eastAsia" w:ascii="宋体" w:hAnsi="宋体" w:cs="宋体"/>
          <w:color w:val="000000"/>
          <w:kern w:val="0"/>
          <w:szCs w:val="21"/>
        </w:rPr>
        <w:t>、基底空间组(host_space)、能量(host_energy)、超胞(supercell)、基底质量(mass)、基底能量(energy)、基底形成热(hform)、基底M,X位元素的电负性(EN)、基底第一电离能(I)、基底原子有效半径(R)、掺杂元素电负性、掺杂原子第一电离能、掺杂原子半径以及基于GGA-PBE计算的带隙、HSE带隙、G0W0带隙等性质为特征变量，以</w:t>
      </w:r>
      <w:r>
        <w:rPr>
          <w:rFonts w:ascii="宋体" w:hAnsi="宋体" w:cs="宋体"/>
          <w:color w:val="000000"/>
          <w:kern w:val="0"/>
          <w:szCs w:val="21"/>
        </w:rPr>
        <w:t>总能量（</w:t>
      </w:r>
      <w:r>
        <w:rPr>
          <w:rFonts w:hint="eastAsia" w:ascii="宋体" w:hAnsi="宋体" w:cs="宋体"/>
          <w:color w:val="000000"/>
          <w:kern w:val="0"/>
          <w:szCs w:val="21"/>
        </w:rPr>
        <w:t>en2</w:t>
      </w:r>
      <w:r>
        <w:rPr>
          <w:rFonts w:ascii="宋体" w:hAnsi="宋体" w:cs="宋体"/>
          <w:color w:val="000000"/>
          <w:kern w:val="0"/>
          <w:szCs w:val="21"/>
        </w:rPr>
        <w:t>）</w:t>
      </w:r>
      <w:r>
        <w:rPr>
          <w:rFonts w:hint="eastAsia" w:ascii="宋体" w:hAnsi="宋体" w:cs="宋体"/>
          <w:color w:val="000000"/>
          <w:kern w:val="0"/>
          <w:szCs w:val="21"/>
        </w:rPr>
        <w:t>为预测目标，组成数据集。数据集包含基底材料22种，掺杂原子79种，掺杂方式包括</w:t>
      </w:r>
      <w:r>
        <w:rPr>
          <w:rFonts w:ascii="宋体" w:hAnsi="宋体" w:cs="宋体"/>
          <w:color w:val="000000"/>
          <w:kern w:val="0"/>
          <w:szCs w:val="21"/>
        </w:rPr>
        <w:t>吸附（</w:t>
      </w:r>
      <w:r>
        <w:rPr>
          <w:rFonts w:hint="eastAsia" w:ascii="宋体" w:hAnsi="宋体" w:cs="宋体"/>
          <w:color w:val="000000"/>
          <w:kern w:val="0"/>
          <w:szCs w:val="21"/>
        </w:rPr>
        <w:t>adsorbate</w:t>
      </w:r>
      <w:r>
        <w:rPr>
          <w:rFonts w:ascii="宋体" w:hAnsi="宋体" w:cs="宋体"/>
          <w:color w:val="000000"/>
          <w:kern w:val="0"/>
          <w:szCs w:val="21"/>
        </w:rPr>
        <w:t>）</w:t>
      </w:r>
      <w:r>
        <w:rPr>
          <w:rFonts w:hint="eastAsia" w:ascii="宋体" w:hAnsi="宋体" w:cs="宋体"/>
          <w:color w:val="000000"/>
          <w:kern w:val="0"/>
          <w:szCs w:val="21"/>
        </w:rPr>
        <w:t>和</w:t>
      </w:r>
      <w:r>
        <w:rPr>
          <w:rFonts w:ascii="宋体" w:hAnsi="宋体" w:cs="宋体"/>
          <w:color w:val="000000"/>
          <w:kern w:val="0"/>
          <w:szCs w:val="21"/>
        </w:rPr>
        <w:t>间隙（</w:t>
      </w:r>
      <w:r>
        <w:rPr>
          <w:rFonts w:hint="eastAsia" w:ascii="宋体" w:hAnsi="宋体" w:cs="宋体"/>
          <w:color w:val="000000"/>
          <w:kern w:val="0"/>
          <w:szCs w:val="21"/>
        </w:rPr>
        <w:t>interstitial</w:t>
      </w:r>
      <w:r>
        <w:rPr>
          <w:rFonts w:ascii="宋体" w:hAnsi="宋体" w:cs="宋体"/>
          <w:color w:val="000000"/>
          <w:kern w:val="0"/>
          <w:szCs w:val="21"/>
        </w:rPr>
        <w:t>）</w:t>
      </w:r>
      <w:r>
        <w:rPr>
          <w:rFonts w:hint="eastAsia" w:ascii="宋体" w:hAnsi="宋体" w:cs="宋体"/>
          <w:color w:val="000000"/>
          <w:kern w:val="0"/>
          <w:szCs w:val="21"/>
        </w:rPr>
        <w:t>两种，掺杂</w:t>
      </w:r>
      <w:r>
        <w:rPr>
          <w:rFonts w:ascii="宋体" w:hAnsi="宋体" w:cs="宋体"/>
          <w:color w:val="000000"/>
          <w:kern w:val="0"/>
          <w:szCs w:val="21"/>
        </w:rPr>
        <w:t>位置</w:t>
      </w:r>
      <w:r>
        <w:rPr>
          <w:rFonts w:hint="eastAsia" w:ascii="宋体" w:hAnsi="宋体" w:cs="宋体"/>
          <w:color w:val="000000"/>
          <w:kern w:val="0"/>
          <w:szCs w:val="21"/>
        </w:rPr>
        <w:t>包括ads1、ads2、int0、int1、int2、int3、int4。</w:t>
      </w:r>
    </w:p>
    <w:p>
      <w:pPr>
        <w:pStyle w:val="3"/>
        <w:spacing w:before="0" w:after="0" w:line="360" w:lineRule="auto"/>
        <w:rPr>
          <w:ins w:id="0" w:author="流云" w:date="2023-01-26T13:05:00Z"/>
          <w:rFonts w:eastAsia="宋体"/>
        </w:rPr>
      </w:pPr>
      <w:r>
        <w:rPr>
          <w:rFonts w:hint="eastAsia" w:ascii="Times New Roman" w:hAnsi="Times New Roman" w:eastAsia="宋体"/>
          <w:bCs w:val="0"/>
          <w:kern w:val="0"/>
          <w:sz w:val="21"/>
          <w:szCs w:val="21"/>
        </w:rPr>
        <w:t>4.2  数据预处理</w:t>
      </w:r>
    </w:p>
    <w:p>
      <w:pPr>
        <w:spacing w:line="360" w:lineRule="auto"/>
        <w:ind w:firstLine="430" w:firstLineChars="205"/>
        <w:rPr>
          <w:rFonts w:ascii="宋体" w:hAnsi="宋体" w:cs="宋体"/>
          <w:color w:val="000000"/>
          <w:kern w:val="0"/>
          <w:szCs w:val="21"/>
        </w:rPr>
      </w:pPr>
      <w:r>
        <w:rPr>
          <w:rFonts w:hint="eastAsia" w:ascii="宋体" w:hAnsi="宋体" w:cs="宋体"/>
          <w:color w:val="000000"/>
          <w:kern w:val="0"/>
          <w:szCs w:val="21"/>
        </w:rPr>
        <w:t>因为使用了基底材料、掺杂原子、掺杂方式、掺杂位置作为数据集的特征数据，因此需要把这些数据进行转换，转换为对应的标签数值。同时把数据转化为浮点类型，以便于模型更好的训练。随后对数据进行标准化，把不同规模的数据统一到同一规模，从而使模型能够更有效的收敛。这是因为深度学习会自动调整权重以最大程度地拟合训练数据，但如果数据的规模不一致，则可能导致模型不能找到梯度下降求最优解，导致模型不能很好地拟合数据，从而无法达到期望的训练效果。数据标准化的方式为：把数据变换到均值为0，标准差为1范围内。数据标准化公式见</w:t>
      </w:r>
      <w:r>
        <w:rPr>
          <w:rFonts w:ascii="宋体" w:hAnsi="宋体" w:cs="宋体"/>
          <w:color w:val="000000"/>
          <w:kern w:val="0"/>
          <w:szCs w:val="21"/>
        </w:rPr>
        <w:t>式（1）</w:t>
      </w:r>
      <w:r>
        <w:rPr>
          <w:rFonts w:hint="eastAsia" w:ascii="宋体" w:hAnsi="宋体" w:cs="宋体"/>
          <w:color w:val="000000"/>
          <w:kern w:val="0"/>
          <w:szCs w:val="21"/>
        </w:rPr>
        <w:t>所示。</w:t>
      </w:r>
    </w:p>
    <w:p>
      <w:pPr>
        <w:jc w:val="left"/>
        <w:rPr>
          <w:kern w:val="0"/>
          <w:sz w:val="20"/>
          <w:szCs w:val="20"/>
        </w:rPr>
      </w:pPr>
      <w:r>
        <w:rPr>
          <w:kern w:val="0"/>
          <w:position w:val="-24"/>
          <w:szCs w:val="21"/>
        </w:rPr>
        <w:t xml:space="preserve">                                   </w:t>
      </w:r>
      <w:r>
        <w:rPr>
          <w:rFonts w:hint="eastAsia" w:ascii="宋体" w:hAnsi="宋体" w:cs="宋体"/>
          <w:color w:val="000000"/>
          <w:kern w:val="0"/>
          <w:szCs w:val="21"/>
        </w:rPr>
        <w:object>
          <v:shape id="_x0000_i1025" o:spt="75" type="#_x0000_t75" style="height:43.5pt;width:136.5pt;" o:ole="t" filled="f" o:preferrelative="t" stroked="f" coordsize="21600,21600">
            <v:path/>
            <v:fill on="f" focussize="0,0"/>
            <v:stroke on="f" joinstyle="miter"/>
            <v:imagedata r:id="rId20" o:title=""/>
            <o:lock v:ext="edit" aspectratio="t"/>
            <w10:wrap type="none"/>
            <w10:anchorlock/>
          </v:shape>
          <o:OLEObject Type="Embed" ProgID="Equation.KSEE3" ShapeID="_x0000_i1025" DrawAspect="Content" ObjectID="_1468075725" r:id="rId19">
            <o:LockedField>false</o:LockedField>
          </o:OLEObject>
        </w:object>
      </w:r>
      <w:r>
        <w:rPr>
          <w:rFonts w:ascii="宋体" w:hAnsi="宋体" w:cs="宋体"/>
          <w:color w:val="000000"/>
          <w:kern w:val="0"/>
          <w:szCs w:val="21"/>
        </w:rPr>
        <w:t xml:space="preserve">  </w:t>
      </w:r>
      <w:r>
        <w:rPr>
          <w:kern w:val="0"/>
          <w:position w:val="-24"/>
          <w:szCs w:val="21"/>
        </w:rPr>
        <w:t xml:space="preserve">                   </w:t>
      </w:r>
      <w:r>
        <w:rPr>
          <w:rFonts w:ascii="宋体" w:hAnsi="宋体" w:cs="宋体"/>
          <w:color w:val="000000"/>
          <w:kern w:val="0"/>
          <w:szCs w:val="21"/>
        </w:rPr>
        <w:t>（1）</w:t>
      </w:r>
      <w:r>
        <w:rPr>
          <w:kern w:val="0"/>
          <w:position w:val="-24"/>
          <w:szCs w:val="21"/>
        </w:rPr>
        <w:t xml:space="preserve">                                                      </w:t>
      </w:r>
    </w:p>
    <w:p>
      <w:pPr>
        <w:spacing w:line="360" w:lineRule="auto"/>
        <w:ind w:firstLine="430" w:firstLineChars="205"/>
        <w:rPr>
          <w:rFonts w:ascii="宋体" w:hAnsi="宋体" w:cs="宋体"/>
          <w:color w:val="000000"/>
          <w:kern w:val="0"/>
          <w:szCs w:val="21"/>
        </w:rPr>
      </w:pPr>
      <w:r>
        <w:rPr>
          <w:rFonts w:hint="eastAsia" w:ascii="宋体" w:hAnsi="宋体" w:cs="宋体"/>
          <w:color w:val="000000"/>
          <w:kern w:val="0"/>
          <w:szCs w:val="21"/>
        </w:rPr>
        <w:t>作用于每一列，mean为平均值，σ为标准差。</w:t>
      </w:r>
    </w:p>
    <w:p>
      <w:pPr>
        <w:spacing w:line="360" w:lineRule="auto"/>
        <w:ind w:firstLine="430" w:firstLineChars="205"/>
        <w:rPr>
          <w:rFonts w:ascii="宋体" w:hAnsi="宋体" w:cs="宋体"/>
          <w:color w:val="000000"/>
          <w:kern w:val="0"/>
          <w:szCs w:val="21"/>
        </w:rPr>
      </w:pPr>
    </w:p>
    <w:p>
      <w:pPr>
        <w:pStyle w:val="3"/>
        <w:spacing w:before="0" w:after="0" w:line="360" w:lineRule="auto"/>
        <w:rPr>
          <w:rFonts w:ascii="Times New Roman" w:hAnsi="Times New Roman" w:eastAsia="宋体"/>
          <w:bCs w:val="0"/>
          <w:kern w:val="0"/>
          <w:sz w:val="21"/>
          <w:szCs w:val="21"/>
        </w:rPr>
      </w:pPr>
      <w:r>
        <w:rPr>
          <w:rFonts w:hint="eastAsia" w:ascii="Times New Roman" w:hAnsi="Times New Roman" w:eastAsia="宋体"/>
          <w:bCs w:val="0"/>
          <w:kern w:val="0"/>
          <w:sz w:val="21"/>
          <w:szCs w:val="21"/>
        </w:rPr>
        <w:t>4.3  损失函数</w:t>
      </w:r>
    </w:p>
    <w:p>
      <w:pPr>
        <w:spacing w:line="360" w:lineRule="auto"/>
        <w:ind w:firstLine="430" w:firstLineChars="205"/>
        <w:rPr>
          <w:rFonts w:ascii="宋体" w:hAnsi="宋体" w:cs="宋体"/>
          <w:color w:val="000000"/>
          <w:kern w:val="0"/>
          <w:szCs w:val="21"/>
        </w:rPr>
      </w:pPr>
      <w:r>
        <w:rPr>
          <w:rFonts w:ascii="宋体" w:hAnsi="宋体" w:cs="宋体"/>
          <w:color w:val="000000"/>
          <w:kern w:val="0"/>
          <w:szCs w:val="21"/>
        </w:rPr>
        <w:t>均方误差（MSE）是较为常用的损失函数，通过计算预测值和真实值之间的平方和衡量两者之间的差异。在数据中存在异常值时，会产生较大的MSE，因此需要对真实值中的异常值进行处理，</w:t>
      </w:r>
      <w:r>
        <w:rPr>
          <w:rFonts w:hint="eastAsia" w:ascii="宋体" w:hAnsi="宋体" w:cs="宋体"/>
          <w:color w:val="000000"/>
          <w:kern w:val="0"/>
          <w:szCs w:val="21"/>
        </w:rPr>
        <w:t>在数据预测理时需要把缺失值进行处理，</w:t>
      </w:r>
      <w:r>
        <w:rPr>
          <w:rFonts w:ascii="宋体" w:hAnsi="宋体" w:cs="宋体"/>
          <w:color w:val="000000"/>
          <w:kern w:val="0"/>
          <w:szCs w:val="21"/>
        </w:rPr>
        <w:t>MSE在固定学习率的情况下，可以表现出较好的结果，损失函数的梯度随着损失函数值的增大而增大。MSE的公式见式（2）</w:t>
      </w:r>
      <w:r>
        <w:rPr>
          <w:rFonts w:hint="eastAsia" w:ascii="宋体" w:hAnsi="宋体" w:cs="宋体"/>
          <w:color w:val="000000"/>
          <w:kern w:val="0"/>
          <w:szCs w:val="21"/>
        </w:rPr>
        <w:t>所示</w:t>
      </w:r>
      <w:r>
        <w:rPr>
          <w:rFonts w:ascii="宋体" w:hAnsi="宋体" w:cs="宋体"/>
          <w:color w:val="000000"/>
          <w:kern w:val="0"/>
          <w:szCs w:val="21"/>
        </w:rPr>
        <w:t>。</w:t>
      </w:r>
    </w:p>
    <w:p>
      <w:pPr>
        <w:jc w:val="left"/>
        <w:rPr>
          <w:position w:val="-28"/>
          <w:sz w:val="20"/>
          <w:szCs w:val="20"/>
        </w:rPr>
      </w:pPr>
      <w:r>
        <w:rPr>
          <w:position w:val="-28"/>
          <w:sz w:val="20"/>
          <w:szCs w:val="20"/>
        </w:rPr>
        <w:t xml:space="preserve">                                    </w:t>
      </w:r>
      <w:r>
        <w:rPr>
          <w:rFonts w:ascii="宋体" w:hAnsi="宋体" w:cs="宋体"/>
          <w:color w:val="000000"/>
          <w:kern w:val="0"/>
          <w:szCs w:val="21"/>
        </w:rPr>
        <w:object>
          <v:shape id="_x0000_i1026" o:spt="75" type="#_x0000_t75" style="height:42.5pt;width:132pt;" o:ole="t" filled="f" o:preferrelative="t" stroked="f" coordsize="21600,21600">
            <v:path/>
            <v:fill on="f" focussize="0,0"/>
            <v:stroke on="f" joinstyle="miter"/>
            <v:imagedata r:id="rId22" o:title=""/>
            <o:lock v:ext="edit" aspectratio="t"/>
            <w10:wrap type="none"/>
            <w10:anchorlock/>
          </v:shape>
          <o:OLEObject Type="Embed" ProgID="Equation.KSEE3" ShapeID="_x0000_i1026" DrawAspect="Content" ObjectID="_1468075726" r:id="rId21">
            <o:LockedField>false</o:LockedField>
          </o:OLEObject>
        </w:object>
      </w:r>
      <w:r>
        <w:rPr>
          <w:rFonts w:ascii="宋体" w:hAnsi="宋体" w:cs="宋体"/>
          <w:color w:val="000000"/>
          <w:kern w:val="0"/>
          <w:szCs w:val="21"/>
        </w:rPr>
        <w:t xml:space="preserve">   </w:t>
      </w:r>
      <w:r>
        <w:rPr>
          <w:position w:val="-28"/>
          <w:sz w:val="20"/>
          <w:szCs w:val="20"/>
        </w:rPr>
        <w:t xml:space="preserve">                     </w:t>
      </w:r>
      <w:r>
        <w:rPr>
          <w:rFonts w:ascii="宋体" w:hAnsi="宋体" w:cs="宋体"/>
          <w:color w:val="000000"/>
          <w:kern w:val="0"/>
          <w:szCs w:val="21"/>
        </w:rPr>
        <w:t>（2）</w:t>
      </w:r>
    </w:p>
    <w:p>
      <w:pPr>
        <w:ind w:firstLine="420"/>
        <w:rPr>
          <w:rFonts w:ascii="宋体" w:hAnsi="宋体" w:cs="宋体"/>
          <w:sz w:val="20"/>
          <w:szCs w:val="20"/>
          <w:vertAlign w:val="superscript"/>
        </w:rPr>
      </w:pPr>
      <w:r>
        <w:rPr>
          <w:rFonts w:hint="eastAsia" w:ascii="宋体" w:hAnsi="宋体" w:cs="宋体"/>
          <w:color w:val="000000"/>
          <w:kern w:val="0"/>
          <w:szCs w:val="21"/>
        </w:rPr>
        <w:t>式中，m为样本个数，yi为预测值，yi^为真实值。</w:t>
      </w:r>
    </w:p>
    <w:p>
      <w:pPr>
        <w:rPr>
          <w:sz w:val="20"/>
          <w:szCs w:val="20"/>
        </w:rPr>
      </w:pPr>
    </w:p>
    <w:p>
      <w:pPr>
        <w:pStyle w:val="3"/>
        <w:spacing w:before="0" w:after="0" w:line="360" w:lineRule="auto"/>
        <w:rPr>
          <w:rFonts w:ascii="Times New Roman" w:hAnsi="Times New Roman" w:eastAsia="宋体"/>
          <w:bCs w:val="0"/>
          <w:kern w:val="0"/>
          <w:sz w:val="21"/>
          <w:szCs w:val="21"/>
        </w:rPr>
      </w:pPr>
      <w:r>
        <w:rPr>
          <w:rFonts w:hint="eastAsia" w:ascii="Times New Roman" w:hAnsi="Times New Roman" w:eastAsia="宋体"/>
          <w:bCs w:val="0"/>
          <w:kern w:val="0"/>
          <w:sz w:val="21"/>
          <w:szCs w:val="21"/>
        </w:rPr>
        <w:t>4.4  评估指标</w:t>
      </w:r>
    </w:p>
    <w:p>
      <w:pPr>
        <w:rPr>
          <w:sz w:val="20"/>
          <w:szCs w:val="22"/>
        </w:rPr>
      </w:pPr>
      <w:r>
        <w:rPr>
          <w:rFonts w:hint="eastAsia"/>
          <w:kern w:val="0"/>
          <w:szCs w:val="21"/>
        </w:rPr>
        <w:t xml:space="preserve">  </w:t>
      </w:r>
      <w:r>
        <w:rPr>
          <w:rFonts w:hint="eastAsia"/>
          <w:kern w:val="0"/>
          <w:sz w:val="20"/>
          <w:szCs w:val="20"/>
        </w:rPr>
        <w:t>4.4.1 平均绝对误差（MAE）</w:t>
      </w:r>
    </w:p>
    <w:p>
      <w:pPr>
        <w:spacing w:line="360" w:lineRule="auto"/>
        <w:ind w:firstLine="430" w:firstLineChars="205"/>
        <w:rPr>
          <w:rFonts w:ascii="宋体" w:hAnsi="宋体" w:cs="宋体"/>
          <w:color w:val="000000"/>
          <w:kern w:val="0"/>
          <w:szCs w:val="21"/>
        </w:rPr>
      </w:pPr>
      <w:r>
        <w:rPr>
          <w:rFonts w:ascii="宋体" w:hAnsi="宋体" w:cs="宋体"/>
          <w:color w:val="000000"/>
          <w:kern w:val="0"/>
          <w:szCs w:val="21"/>
        </w:rPr>
        <w:t>评价回归算法的方法通常是将预测结果和真实值进行对比，评判差异大小。平均绝对误差（MAE）衡量的是目标值与预测值差值的绝对值，只考虑了平均模长，没有考虑方向，取值范围是0到正无穷。MAE对于异常点有着更好的鲁棒性</w:t>
      </w:r>
      <w:r>
        <w:rPr>
          <w:rFonts w:hint="eastAsia" w:ascii="宋体" w:hAnsi="宋体" w:cs="宋体"/>
          <w:color w:val="000000"/>
          <w:kern w:val="0"/>
          <w:szCs w:val="21"/>
        </w:rPr>
        <w:t>。MAE的公式</w:t>
      </w:r>
      <w:r>
        <w:rPr>
          <w:rFonts w:ascii="宋体" w:hAnsi="宋体" w:cs="宋体"/>
          <w:color w:val="000000"/>
          <w:kern w:val="0"/>
          <w:szCs w:val="21"/>
        </w:rPr>
        <w:t>见式（3）</w:t>
      </w:r>
      <w:r>
        <w:rPr>
          <w:rFonts w:hint="eastAsia" w:ascii="宋体" w:hAnsi="宋体" w:cs="宋体"/>
          <w:color w:val="000000"/>
          <w:kern w:val="0"/>
          <w:szCs w:val="21"/>
        </w:rPr>
        <w:t>所示。</w:t>
      </w:r>
    </w:p>
    <w:p>
      <w:pPr>
        <w:jc w:val="left"/>
        <w:rPr>
          <w:rFonts w:ascii="宋体" w:hAnsi="宋体" w:cs="宋体"/>
          <w:color w:val="000000"/>
          <w:kern w:val="0"/>
          <w:szCs w:val="21"/>
        </w:rPr>
      </w:pPr>
      <w:r>
        <w:rPr>
          <w:position w:val="-28"/>
        </w:rPr>
        <w:t xml:space="preserve">                                  </w:t>
      </w:r>
      <w:r>
        <w:rPr>
          <w:rFonts w:ascii="宋体" w:hAnsi="宋体" w:cs="宋体"/>
          <w:color w:val="000000"/>
          <w:kern w:val="0"/>
          <w:szCs w:val="21"/>
        </w:rPr>
        <w:object>
          <v:shape id="_x0000_i1027" o:spt="75" type="#_x0000_t75" style="height:42pt;width:143pt;" o:ole="t" filled="f" o:preferrelative="t" stroked="f" coordsize="21600,21600">
            <v:path/>
            <v:fill on="f" focussize="0,0"/>
            <v:stroke on="f" joinstyle="miter"/>
            <v:imagedata r:id="rId24" o:title=""/>
            <o:lock v:ext="edit" aspectratio="t"/>
            <w10:wrap type="none"/>
            <w10:anchorlock/>
          </v:shape>
          <o:OLEObject Type="Embed" ProgID="Equation.KSEE3" ShapeID="_x0000_i1027" DrawAspect="Content" ObjectID="_1468075727" r:id="rId23">
            <o:LockedField>false</o:LockedField>
          </o:OLEObject>
        </w:object>
      </w:r>
      <w:r>
        <w:rPr>
          <w:rFonts w:ascii="宋体" w:hAnsi="宋体" w:cs="宋体"/>
          <w:color w:val="000000"/>
          <w:kern w:val="0"/>
          <w:szCs w:val="21"/>
        </w:rPr>
        <w:t xml:space="preserve"> </w:t>
      </w:r>
      <w:r>
        <w:rPr>
          <w:position w:val="-28"/>
        </w:rPr>
        <w:t xml:space="preserve">                     </w:t>
      </w:r>
      <w:r>
        <w:rPr>
          <w:rFonts w:ascii="宋体" w:hAnsi="宋体" w:cs="宋体"/>
          <w:color w:val="000000"/>
          <w:kern w:val="0"/>
          <w:szCs w:val="21"/>
        </w:rPr>
        <w:t>（3）</w:t>
      </w:r>
    </w:p>
    <w:p>
      <w:pPr>
        <w:jc w:val="center"/>
      </w:pPr>
    </w:p>
    <w:p>
      <w:pPr>
        <w:spacing w:line="360" w:lineRule="auto"/>
        <w:ind w:firstLine="430" w:firstLineChars="205"/>
        <w:rPr>
          <w:rFonts w:ascii="宋体" w:hAnsi="宋体" w:cs="宋体"/>
          <w:color w:val="000000"/>
          <w:kern w:val="0"/>
          <w:szCs w:val="21"/>
        </w:rPr>
      </w:pPr>
      <w:r>
        <w:rPr>
          <w:rFonts w:hint="eastAsia" w:ascii="宋体" w:hAnsi="宋体" w:cs="宋体"/>
          <w:color w:val="000000"/>
          <w:kern w:val="0"/>
          <w:szCs w:val="21"/>
        </w:rPr>
        <w:t>式中，m为样本个数，yi为预测值，yi^为真实值。</w:t>
      </w:r>
    </w:p>
    <w:p>
      <w:pPr>
        <w:ind w:firstLine="420"/>
        <w:rPr>
          <w:ins w:id="1" w:author="流云" w:date="2023-01-26T13:05:00Z"/>
          <w:sz w:val="20"/>
          <w:szCs w:val="20"/>
        </w:rPr>
      </w:pPr>
    </w:p>
    <w:p>
      <w:pPr>
        <w:spacing w:line="360" w:lineRule="auto"/>
        <w:rPr>
          <w:kern w:val="0"/>
          <w:szCs w:val="21"/>
        </w:rPr>
      </w:pPr>
      <w:r>
        <w:rPr>
          <w:rFonts w:hint="eastAsia"/>
          <w:kern w:val="0"/>
          <w:szCs w:val="21"/>
        </w:rPr>
        <w:t xml:space="preserve">  4.4.2 </w:t>
      </w:r>
      <w:r>
        <w:rPr>
          <w:kern w:val="0"/>
          <w:szCs w:val="21"/>
        </w:rPr>
        <w:t>决定</w:t>
      </w:r>
      <w:r>
        <w:rPr>
          <w:rFonts w:hint="eastAsia"/>
          <w:kern w:val="0"/>
          <w:sz w:val="20"/>
          <w:szCs w:val="20"/>
        </w:rPr>
        <w:t>系数(R-Square)</w:t>
      </w:r>
    </w:p>
    <w:p>
      <w:pPr>
        <w:spacing w:line="360" w:lineRule="auto"/>
        <w:ind w:firstLine="430" w:firstLineChars="205"/>
        <w:rPr>
          <w:rFonts w:ascii="宋体" w:hAnsi="宋体" w:cs="宋体"/>
          <w:color w:val="000000"/>
          <w:kern w:val="0"/>
          <w:szCs w:val="21"/>
        </w:rPr>
      </w:pPr>
      <w:r>
        <w:rPr>
          <w:rFonts w:ascii="宋体" w:hAnsi="宋体" w:cs="宋体"/>
          <w:color w:val="000000"/>
          <w:kern w:val="0"/>
          <w:szCs w:val="21"/>
        </w:rPr>
        <w:t>决定系数（</w:t>
      </w:r>
      <w:r>
        <w:rPr>
          <w:rFonts w:hint="eastAsia" w:ascii="宋体" w:hAnsi="宋体" w:cs="宋体"/>
          <w:color w:val="000000"/>
          <w:kern w:val="0"/>
          <w:szCs w:val="21"/>
        </w:rPr>
        <w:t>R-Square</w:t>
      </w:r>
      <w:r>
        <w:rPr>
          <w:rFonts w:ascii="宋体" w:hAnsi="宋体" w:cs="宋体"/>
          <w:color w:val="000000"/>
          <w:kern w:val="0"/>
          <w:szCs w:val="21"/>
        </w:rPr>
        <w:t>）与上述几种评价指标不同，</w:t>
      </w:r>
      <w:r>
        <w:rPr>
          <w:rFonts w:hint="eastAsia" w:ascii="宋体" w:hAnsi="宋体" w:cs="宋体"/>
          <w:color w:val="000000"/>
          <w:kern w:val="0"/>
          <w:szCs w:val="21"/>
        </w:rPr>
        <w:t>R-Square</w:t>
      </w:r>
      <w:r>
        <w:rPr>
          <w:rFonts w:ascii="宋体" w:hAnsi="宋体" w:cs="宋体"/>
          <w:color w:val="000000"/>
          <w:kern w:val="0"/>
          <w:szCs w:val="21"/>
        </w:rPr>
        <w:t>拥有上界与下界，在0到1之间，可以不用考虑量纲的影响，直接反映出模型预测效果的优劣，通常可以理解为待预测的数据能够被回归方程解释的比例，其值越接近1，说明模型的预测效果越好</w:t>
      </w:r>
      <w:r>
        <w:rPr>
          <w:rFonts w:hint="eastAsia" w:ascii="宋体" w:hAnsi="宋体" w:cs="宋体"/>
          <w:color w:val="000000"/>
          <w:kern w:val="0"/>
          <w:szCs w:val="21"/>
        </w:rPr>
        <w:t>，</w:t>
      </w:r>
      <w:r>
        <w:rPr>
          <w:rFonts w:ascii="宋体" w:hAnsi="宋体" w:cs="宋体"/>
          <w:color w:val="000000"/>
          <w:kern w:val="0"/>
          <w:szCs w:val="21"/>
        </w:rPr>
        <w:t>越接近0，说明模型的预测效果越差。</w:t>
      </w:r>
      <w:r>
        <w:rPr>
          <w:rFonts w:hint="eastAsia" w:ascii="宋体" w:hAnsi="宋体" w:cs="宋体"/>
          <w:color w:val="000000"/>
          <w:kern w:val="0"/>
          <w:szCs w:val="21"/>
        </w:rPr>
        <w:t>R-Square</w:t>
      </w:r>
      <w:r>
        <w:rPr>
          <w:rFonts w:ascii="宋体" w:hAnsi="宋体" w:cs="宋体"/>
          <w:color w:val="000000"/>
          <w:kern w:val="0"/>
          <w:szCs w:val="21"/>
        </w:rPr>
        <w:t>的公式见式（4）</w:t>
      </w:r>
      <w:r>
        <w:rPr>
          <w:rFonts w:hint="eastAsia" w:ascii="宋体" w:hAnsi="宋体" w:cs="宋体"/>
          <w:color w:val="000000"/>
          <w:kern w:val="0"/>
          <w:szCs w:val="21"/>
        </w:rPr>
        <w:t>所示。</w:t>
      </w:r>
    </w:p>
    <w:p>
      <w:pPr>
        <w:spacing w:line="360" w:lineRule="auto"/>
        <w:jc w:val="left"/>
        <w:rPr>
          <w:kern w:val="0"/>
          <w:szCs w:val="21"/>
        </w:rPr>
      </w:pPr>
      <w:r>
        <w:rPr>
          <w:kern w:val="0"/>
          <w:position w:val="-60"/>
          <w:szCs w:val="21"/>
        </w:rPr>
        <w:t xml:space="preserve">                                  </w:t>
      </w:r>
      <w:r>
        <w:rPr>
          <w:rFonts w:ascii="宋体" w:hAnsi="宋体" w:cs="宋体"/>
          <w:color w:val="000000"/>
          <w:kern w:val="0"/>
          <w:szCs w:val="21"/>
        </w:rPr>
        <w:t xml:space="preserve">   </w:t>
      </w:r>
      <w:r>
        <w:rPr>
          <w:rFonts w:ascii="宋体" w:hAnsi="宋体" w:cs="宋体"/>
          <w:color w:val="000000"/>
          <w:kern w:val="0"/>
          <w:szCs w:val="21"/>
        </w:rPr>
        <w:object>
          <v:shape id="_x0000_i1028" o:spt="75" type="#_x0000_t75" style="height:66pt;width:105pt;" o:ole="t" filled="f" o:preferrelative="t" stroked="f" coordsize="21600,21600">
            <v:path/>
            <v:fill on="f" focussize="0,0"/>
            <v:stroke on="f" joinstyle="miter"/>
            <v:imagedata r:id="rId26" o:title=""/>
            <o:lock v:ext="edit" aspectratio="t"/>
            <w10:wrap type="none"/>
            <w10:anchorlock/>
          </v:shape>
          <o:OLEObject Type="Embed" ProgID="Equation.KSEE3" ShapeID="_x0000_i1028" DrawAspect="Content" ObjectID="_1468075728" r:id="rId25">
            <o:LockedField>false</o:LockedField>
          </o:OLEObject>
        </w:object>
      </w:r>
      <w:r>
        <w:rPr>
          <w:rFonts w:ascii="宋体" w:hAnsi="宋体" w:cs="宋体"/>
          <w:color w:val="000000"/>
          <w:kern w:val="0"/>
          <w:szCs w:val="21"/>
        </w:rPr>
        <w:t xml:space="preserve">                          （4）</w:t>
      </w:r>
      <w:r>
        <w:rPr>
          <w:kern w:val="0"/>
          <w:position w:val="-60"/>
          <w:szCs w:val="21"/>
        </w:rPr>
        <w:t xml:space="preserve">                    </w:t>
      </w:r>
    </w:p>
    <w:p>
      <w:pPr>
        <w:spacing w:line="360" w:lineRule="auto"/>
        <w:ind w:firstLine="430" w:firstLineChars="205"/>
        <w:rPr>
          <w:rFonts w:ascii="宋体" w:hAnsi="宋体" w:cs="宋体"/>
          <w:color w:val="000000"/>
          <w:kern w:val="0"/>
          <w:szCs w:val="21"/>
        </w:rPr>
      </w:pPr>
      <w:r>
        <w:rPr>
          <w:rFonts w:hint="eastAsia" w:ascii="宋体" w:hAnsi="宋体" w:cs="宋体"/>
          <w:color w:val="000000"/>
          <w:kern w:val="0"/>
          <w:szCs w:val="21"/>
        </w:rPr>
        <w:t>其中，分子部分表示真实值与预测值的平方差之和，类似于均方差MSE；分母部分表示真实值与均值的平方差之和，类似于方差Var。</w:t>
      </w:r>
    </w:p>
    <w:p>
      <w:pPr>
        <w:spacing w:line="360" w:lineRule="auto"/>
        <w:ind w:firstLine="430" w:firstLineChars="205"/>
        <w:rPr>
          <w:rFonts w:ascii="宋体" w:hAnsi="宋体" w:cs="宋体"/>
          <w:color w:val="000000"/>
          <w:kern w:val="0"/>
          <w:szCs w:val="21"/>
        </w:rPr>
      </w:pPr>
      <w:r>
        <w:rPr>
          <w:rFonts w:ascii="宋体" w:hAnsi="宋体" w:cs="宋体"/>
          <w:color w:val="000000"/>
          <w:kern w:val="0"/>
          <w:szCs w:val="21"/>
        </w:rPr>
        <w:t>随着样本数量的增加，</w:t>
      </w:r>
      <w:r>
        <w:rPr>
          <w:rFonts w:hint="eastAsia" w:ascii="宋体" w:hAnsi="宋体" w:cs="宋体"/>
          <w:color w:val="000000"/>
          <w:kern w:val="0"/>
          <w:szCs w:val="21"/>
        </w:rPr>
        <w:t>r2</w:t>
      </w:r>
      <w:r>
        <w:rPr>
          <w:rFonts w:ascii="宋体" w:hAnsi="宋体" w:cs="宋体"/>
          <w:color w:val="000000"/>
          <w:kern w:val="0"/>
          <w:szCs w:val="21"/>
        </w:rPr>
        <w:t>必然增加，无法真正定量说明准确程度，只能大概定量。</w:t>
      </w:r>
      <w:r>
        <w:rPr>
          <w:rFonts w:hint="eastAsia" w:ascii="宋体" w:hAnsi="宋体" w:cs="宋体"/>
          <w:color w:val="000000"/>
          <w:kern w:val="0"/>
          <w:szCs w:val="21"/>
        </w:rPr>
        <w:t>所以需要抵消样本数量的影响，而校正决定系数(Adjusted R-Square)，抵消了样本数量的影响，真正做到了0~1，越大越好。Adjusted R-Square的公式</w:t>
      </w:r>
      <w:r>
        <w:rPr>
          <w:rFonts w:ascii="宋体" w:hAnsi="宋体" w:cs="宋体"/>
          <w:color w:val="000000"/>
          <w:kern w:val="0"/>
          <w:szCs w:val="21"/>
        </w:rPr>
        <w:t>见式（5）</w:t>
      </w:r>
      <w:r>
        <w:rPr>
          <w:rFonts w:hint="eastAsia" w:ascii="宋体" w:hAnsi="宋体" w:cs="宋体"/>
          <w:color w:val="000000"/>
          <w:kern w:val="0"/>
          <w:szCs w:val="21"/>
        </w:rPr>
        <w:t>所示。</w:t>
      </w:r>
    </w:p>
    <w:p>
      <w:pPr>
        <w:spacing w:line="360" w:lineRule="auto"/>
        <w:ind w:firstLine="430" w:firstLineChars="205"/>
        <w:rPr>
          <w:rFonts w:ascii="宋体" w:hAnsi="宋体" w:cs="宋体"/>
          <w:color w:val="000000"/>
          <w:kern w:val="0"/>
          <w:szCs w:val="21"/>
        </w:rPr>
      </w:pPr>
      <w:r>
        <w:rPr>
          <w:rFonts w:ascii="宋体" w:hAnsi="宋体" w:cs="宋体"/>
          <w:color w:val="000000"/>
          <w:kern w:val="0"/>
          <w:szCs w:val="21"/>
        </w:rPr>
        <w:t xml:space="preserve">                                </w:t>
      </w:r>
      <w:r>
        <w:rPr>
          <w:rFonts w:hint="eastAsia" w:ascii="宋体" w:hAnsi="宋体" w:cs="宋体"/>
          <w:color w:val="000000"/>
          <w:kern w:val="0"/>
          <w:szCs w:val="21"/>
        </w:rPr>
        <w:object>
          <v:shape id="_x0000_i1029" o:spt="75" type="#_x0000_t75" style="height:33pt;width:162pt;" o:ole="t" filled="f" o:preferrelative="t" stroked="f" coordsize="21600,21600">
            <v:path/>
            <v:fill on="f" focussize="0,0"/>
            <v:stroke on="f" joinstyle="miter"/>
            <v:imagedata r:id="rId28" o:title=""/>
            <o:lock v:ext="edit" aspectratio="t"/>
            <w10:wrap type="none"/>
            <w10:anchorlock/>
          </v:shape>
          <o:OLEObject Type="Embed" ProgID="Equation.KSEE3" ShapeID="_x0000_i1029" DrawAspect="Content" ObjectID="_1468075729" r:id="rId27">
            <o:LockedField>false</o:LockedField>
          </o:OLEObject>
        </w:object>
      </w:r>
      <w:r>
        <w:rPr>
          <w:rFonts w:ascii="宋体" w:hAnsi="宋体" w:cs="宋体"/>
          <w:color w:val="000000"/>
          <w:kern w:val="0"/>
          <w:szCs w:val="21"/>
        </w:rPr>
        <w:t xml:space="preserve">                 （5）</w:t>
      </w:r>
    </w:p>
    <w:p>
      <w:pPr>
        <w:spacing w:line="360" w:lineRule="auto"/>
        <w:ind w:firstLine="430" w:firstLineChars="205"/>
        <w:rPr>
          <w:rFonts w:ascii="宋体" w:hAnsi="宋体" w:cs="宋体"/>
          <w:color w:val="000000"/>
          <w:kern w:val="0"/>
          <w:szCs w:val="21"/>
        </w:rPr>
      </w:pPr>
      <w:r>
        <w:rPr>
          <w:rFonts w:ascii="宋体" w:hAnsi="宋体" w:cs="宋体"/>
          <w:color w:val="000000"/>
          <w:kern w:val="0"/>
          <w:szCs w:val="21"/>
        </w:rPr>
        <w:t>其中，n是样本数量，p是特征数量。</w:t>
      </w:r>
    </w:p>
    <w:p>
      <w:pPr>
        <w:pStyle w:val="3"/>
        <w:spacing w:before="0" w:after="0" w:line="360" w:lineRule="auto"/>
        <w:rPr>
          <w:rFonts w:ascii="Times New Roman" w:hAnsi="Times New Roman" w:eastAsia="宋体"/>
          <w:bCs w:val="0"/>
          <w:kern w:val="0"/>
          <w:sz w:val="21"/>
          <w:szCs w:val="21"/>
        </w:rPr>
      </w:pPr>
      <w:r>
        <w:rPr>
          <w:rFonts w:hint="eastAsia" w:ascii="Times New Roman" w:hAnsi="Times New Roman" w:eastAsia="宋体"/>
          <w:bCs w:val="0"/>
          <w:color w:val="000000"/>
          <w:kern w:val="0"/>
          <w:sz w:val="21"/>
          <w:szCs w:val="21"/>
        </w:rPr>
        <w:t>4.5</w:t>
      </w:r>
      <w:r>
        <w:rPr>
          <w:rFonts w:hint="eastAsia" w:ascii="Times New Roman" w:hAnsi="Times New Roman" w:eastAsia="宋体"/>
          <w:bCs w:val="0"/>
          <w:kern w:val="0"/>
          <w:sz w:val="21"/>
          <w:szCs w:val="21"/>
        </w:rPr>
        <w:t xml:space="preserve">  实验步骤</w:t>
      </w:r>
    </w:p>
    <w:p>
      <w:pPr>
        <w:rPr>
          <w:sz w:val="20"/>
          <w:szCs w:val="20"/>
        </w:rPr>
      </w:pPr>
      <w:r>
        <w:rPr>
          <w:rFonts w:hint="eastAsia"/>
          <w:kern w:val="0"/>
          <w:sz w:val="20"/>
          <w:szCs w:val="20"/>
        </w:rPr>
        <w:t xml:space="preserve">  4.5.1 数据划分</w:t>
      </w:r>
    </w:p>
    <w:p>
      <w:pPr>
        <w:spacing w:line="360" w:lineRule="auto"/>
        <w:ind w:firstLine="430" w:firstLineChars="205"/>
        <w:rPr>
          <w:rFonts w:ascii="宋体" w:hAnsi="宋体" w:cs="宋体"/>
          <w:color w:val="000000"/>
          <w:kern w:val="0"/>
          <w:szCs w:val="21"/>
        </w:rPr>
      </w:pPr>
      <w:r>
        <w:rPr>
          <w:rFonts w:hint="eastAsia" w:ascii="宋体" w:hAnsi="宋体" w:cs="宋体"/>
          <w:color w:val="000000"/>
          <w:kern w:val="0"/>
          <w:szCs w:val="21"/>
        </w:rPr>
        <w:t>数据集按照8:1:1的比例划分为训练集、验证集和测试集。训练集用于训练模型，即模型拟合的数据样本集合。验证集用于确定网络结构或者控制模型复杂程度的超参数，是模型训练过程中单独留出的样本集，它可以用于调整模型的超参数和用于对模型的能力进行初步评估。通常用来在模型迭代训练时，用以验证当前模型泛化能力，以决定如何调整超参数。测试集用来评估模型最终模型的性能如何，测试集没有参于训练，主要是测试训练好的模型的准确能力等，只用于评价模型好坏的一个数据集。</w:t>
      </w:r>
    </w:p>
    <w:p>
      <w:pPr>
        <w:ind w:firstLine="420"/>
        <w:rPr>
          <w:sz w:val="20"/>
          <w:szCs w:val="20"/>
        </w:rPr>
      </w:pPr>
    </w:p>
    <w:p>
      <w:pPr>
        <w:rPr>
          <w:sz w:val="20"/>
          <w:szCs w:val="20"/>
        </w:rPr>
      </w:pPr>
      <w:r>
        <w:rPr>
          <w:rFonts w:hint="eastAsia"/>
          <w:sz w:val="20"/>
          <w:szCs w:val="20"/>
        </w:rPr>
        <w:t xml:space="preserve">  </w:t>
      </w:r>
      <w:r>
        <w:rPr>
          <w:rFonts w:hint="eastAsia"/>
          <w:color w:val="000000"/>
          <w:sz w:val="20"/>
          <w:szCs w:val="20"/>
        </w:rPr>
        <w:t>4.5.2</w:t>
      </w:r>
      <w:r>
        <w:rPr>
          <w:rFonts w:hint="eastAsia"/>
          <w:sz w:val="20"/>
          <w:szCs w:val="20"/>
        </w:rPr>
        <w:t xml:space="preserve"> 模型训练</w:t>
      </w:r>
    </w:p>
    <w:p>
      <w:pPr>
        <w:spacing w:line="360" w:lineRule="auto"/>
        <w:ind w:firstLine="430" w:firstLineChars="205"/>
        <w:rPr>
          <w:rFonts w:ascii="宋体" w:hAnsi="宋体" w:cs="宋体"/>
          <w:color w:val="000000"/>
          <w:kern w:val="0"/>
          <w:szCs w:val="21"/>
        </w:rPr>
      </w:pPr>
      <w:r>
        <w:rPr>
          <w:rFonts w:hint="eastAsia" w:ascii="宋体" w:hAnsi="宋体" w:cs="宋体"/>
          <w:color w:val="000000"/>
          <w:kern w:val="0"/>
          <w:szCs w:val="21"/>
        </w:rPr>
        <w:t>本文使用的神经网络模型是由四个具有ReLU激活的全连接层和一个regression head组成。</w:t>
      </w:r>
    </w:p>
    <w:p>
      <w:pPr>
        <w:spacing w:line="360" w:lineRule="auto"/>
        <w:ind w:firstLine="430" w:firstLineChars="205"/>
        <w:rPr>
          <w:rFonts w:ascii="宋体" w:hAnsi="宋体" w:cs="宋体"/>
          <w:color w:val="000000"/>
          <w:kern w:val="0"/>
          <w:szCs w:val="21"/>
        </w:rPr>
      </w:pPr>
      <w:r>
        <w:rPr>
          <w:rFonts w:hint="eastAsia" w:ascii="宋体" w:hAnsi="宋体" w:cs="宋体"/>
          <w:color w:val="000000"/>
          <w:kern w:val="0"/>
          <w:szCs w:val="21"/>
        </w:rPr>
        <w:t>网络模型图如图</w:t>
      </w:r>
      <w:r>
        <w:rPr>
          <w:rFonts w:ascii="宋体" w:hAnsi="宋体" w:cs="宋体"/>
          <w:color w:val="000000"/>
          <w:kern w:val="0"/>
          <w:szCs w:val="21"/>
        </w:rPr>
        <w:t>13</w:t>
      </w:r>
      <w:r>
        <w:rPr>
          <w:rFonts w:hint="eastAsia" w:ascii="宋体" w:hAnsi="宋体" w:cs="宋体"/>
          <w:color w:val="000000"/>
          <w:kern w:val="0"/>
          <w:szCs w:val="21"/>
        </w:rPr>
        <w:t>所示。</w:t>
      </w:r>
    </w:p>
    <w:p>
      <w:pPr>
        <w:ind w:firstLine="420"/>
        <w:jc w:val="center"/>
        <w:rPr>
          <w:kern w:val="0"/>
          <w:szCs w:val="21"/>
        </w:rPr>
      </w:pPr>
      <w:r>
        <w:rPr>
          <w:kern w:val="0"/>
          <w:szCs w:val="21"/>
        </w:rPr>
        <w:drawing>
          <wp:inline distT="0" distB="0" distL="0" distR="0">
            <wp:extent cx="1835150" cy="3695700"/>
            <wp:effectExtent l="0" t="0" r="0" b="0"/>
            <wp:docPr id="19" name="图片 19" descr="d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en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835150" cy="3695700"/>
                    </a:xfrm>
                    <a:prstGeom prst="rect">
                      <a:avLst/>
                    </a:prstGeom>
                    <a:noFill/>
                    <a:ln>
                      <a:noFill/>
                    </a:ln>
                  </pic:spPr>
                </pic:pic>
              </a:graphicData>
            </a:graphic>
          </wp:inline>
        </w:drawing>
      </w:r>
    </w:p>
    <w:p>
      <w:pPr>
        <w:spacing w:line="360" w:lineRule="auto"/>
        <w:ind w:firstLine="430" w:firstLineChars="205"/>
        <w:jc w:val="center"/>
        <w:rPr>
          <w:rFonts w:ascii="宋体" w:hAnsi="宋体" w:cs="宋体"/>
          <w:color w:val="000000"/>
          <w:kern w:val="0"/>
          <w:szCs w:val="21"/>
        </w:rPr>
      </w:pPr>
      <w:r>
        <w:rPr>
          <w:rFonts w:hint="eastAsia" w:ascii="宋体" w:hAnsi="宋体" w:cs="宋体"/>
          <w:color w:val="000000"/>
          <w:kern w:val="0"/>
          <w:szCs w:val="21"/>
        </w:rPr>
        <w:t>图</w:t>
      </w:r>
      <w:r>
        <w:rPr>
          <w:rFonts w:ascii="宋体" w:hAnsi="宋体" w:cs="宋体"/>
          <w:color w:val="000000"/>
          <w:kern w:val="0"/>
          <w:szCs w:val="21"/>
        </w:rPr>
        <w:t>13</w:t>
      </w:r>
      <w:r>
        <w:rPr>
          <w:rFonts w:hint="eastAsia" w:ascii="宋体" w:hAnsi="宋体" w:cs="宋体"/>
          <w:color w:val="000000"/>
          <w:kern w:val="0"/>
          <w:szCs w:val="21"/>
        </w:rPr>
        <w:t xml:space="preserve">  网络模型图</w:t>
      </w:r>
    </w:p>
    <w:p>
      <w:pPr>
        <w:spacing w:line="360" w:lineRule="auto"/>
        <w:ind w:firstLine="430" w:firstLineChars="205"/>
        <w:rPr>
          <w:rFonts w:ascii="宋体" w:hAnsi="宋体" w:cs="宋体"/>
          <w:color w:val="000000"/>
          <w:kern w:val="0"/>
          <w:szCs w:val="21"/>
        </w:rPr>
      </w:pPr>
      <w:r>
        <w:rPr>
          <w:rFonts w:ascii="宋体" w:hAnsi="宋体" w:cs="宋体"/>
          <w:color w:val="000000"/>
          <w:kern w:val="0"/>
          <w:szCs w:val="21"/>
        </w:rPr>
        <w:t>因为</w:t>
      </w:r>
      <w:r>
        <w:rPr>
          <w:rFonts w:hint="eastAsia" w:ascii="宋体" w:hAnsi="宋体" w:cs="宋体"/>
          <w:color w:val="000000"/>
          <w:kern w:val="0"/>
          <w:szCs w:val="21"/>
        </w:rPr>
        <w:t>en2</w:t>
      </w:r>
      <w:r>
        <w:rPr>
          <w:rFonts w:ascii="宋体" w:hAnsi="宋体" w:cs="宋体"/>
          <w:color w:val="000000"/>
          <w:kern w:val="0"/>
          <w:szCs w:val="21"/>
        </w:rPr>
        <w:t>的取值是连续值，研究的问题是一个回归问题，所以采用均方</w:t>
      </w:r>
      <w:r>
        <w:rPr>
          <w:rFonts w:hint="eastAsia" w:ascii="宋体" w:hAnsi="宋体" w:cs="宋体"/>
          <w:color w:val="000000"/>
          <w:kern w:val="0"/>
          <w:szCs w:val="21"/>
        </w:rPr>
        <w:t>误</w:t>
      </w:r>
      <w:r>
        <w:rPr>
          <w:rFonts w:ascii="宋体" w:hAnsi="宋体" w:cs="宋体"/>
          <w:color w:val="000000"/>
          <w:kern w:val="0"/>
          <w:szCs w:val="21"/>
        </w:rPr>
        <w:t>差（MSE）作为网络的损失函数，以获得更好的表现</w:t>
      </w:r>
      <w:r>
        <w:rPr>
          <w:rFonts w:hint="eastAsia" w:ascii="宋体" w:hAnsi="宋体" w:cs="宋体"/>
          <w:color w:val="000000"/>
          <w:kern w:val="0"/>
          <w:szCs w:val="21"/>
        </w:rPr>
        <w:t>。</w:t>
      </w:r>
      <w:r>
        <w:rPr>
          <w:rFonts w:ascii="宋体" w:hAnsi="宋体" w:cs="宋体"/>
          <w:color w:val="000000"/>
          <w:kern w:val="0"/>
          <w:szCs w:val="21"/>
        </w:rPr>
        <w:t>采用ReduceLROnPlateau学习率动态调整网络的学习率</w:t>
      </w:r>
      <w:r>
        <w:rPr>
          <w:rFonts w:hint="eastAsia" w:ascii="宋体" w:hAnsi="宋体" w:cs="宋体"/>
          <w:color w:val="000000"/>
          <w:kern w:val="0"/>
          <w:szCs w:val="21"/>
        </w:rPr>
        <w:t>(lr)方法，</w:t>
      </w:r>
      <w:r>
        <w:rPr>
          <w:rFonts w:ascii="宋体" w:hAnsi="宋体" w:cs="宋体"/>
          <w:color w:val="000000"/>
          <w:kern w:val="0"/>
          <w:szCs w:val="21"/>
        </w:rPr>
        <w:t>初始</w:t>
      </w:r>
      <w:r>
        <w:rPr>
          <w:rFonts w:hint="eastAsia" w:ascii="宋体" w:hAnsi="宋体" w:cs="宋体"/>
          <w:color w:val="000000"/>
          <w:kern w:val="0"/>
          <w:szCs w:val="21"/>
        </w:rPr>
        <w:t>学习率</w:t>
      </w:r>
      <w:r>
        <w:rPr>
          <w:rFonts w:ascii="宋体" w:hAnsi="宋体" w:cs="宋体"/>
          <w:color w:val="000000"/>
          <w:kern w:val="0"/>
          <w:szCs w:val="21"/>
        </w:rPr>
        <w:t>为0.001，当</w:t>
      </w:r>
      <w:r>
        <w:rPr>
          <w:rFonts w:hint="eastAsia" w:ascii="宋体" w:hAnsi="宋体" w:cs="宋体"/>
          <w:color w:val="000000"/>
          <w:kern w:val="0"/>
          <w:szCs w:val="21"/>
        </w:rPr>
        <w:t>验证集loss有120个step</w:t>
      </w:r>
      <w:r>
        <w:rPr>
          <w:rFonts w:ascii="宋体" w:hAnsi="宋体" w:cs="宋体"/>
          <w:color w:val="000000"/>
          <w:kern w:val="0"/>
          <w:szCs w:val="21"/>
        </w:rPr>
        <w:t>的loss不变化</w:t>
      </w:r>
      <w:r>
        <w:rPr>
          <w:rFonts w:hint="eastAsia" w:ascii="宋体" w:hAnsi="宋体" w:cs="宋体"/>
          <w:color w:val="000000"/>
          <w:kern w:val="0"/>
          <w:szCs w:val="21"/>
        </w:rPr>
        <w:t>时</w:t>
      </w:r>
      <w:r>
        <w:rPr>
          <w:rFonts w:ascii="宋体" w:hAnsi="宋体" w:cs="宋体"/>
          <w:color w:val="000000"/>
          <w:kern w:val="0"/>
          <w:szCs w:val="21"/>
        </w:rPr>
        <w:t>，调整学习率</w:t>
      </w:r>
      <w:r>
        <w:rPr>
          <w:rFonts w:hint="eastAsia" w:ascii="宋体" w:hAnsi="宋体" w:cs="宋体"/>
          <w:color w:val="000000"/>
          <w:kern w:val="0"/>
          <w:szCs w:val="21"/>
        </w:rPr>
        <w:t>，学习率更新为lr=lr*0.1</w:t>
      </w:r>
      <w:r>
        <w:rPr>
          <w:rFonts w:ascii="宋体" w:hAnsi="宋体" w:cs="宋体"/>
          <w:color w:val="000000"/>
          <w:kern w:val="0"/>
          <w:szCs w:val="21"/>
        </w:rPr>
        <w:t>，使用EarlyStopping早停，提前终止训练，当有200个step的loss不变化时，终止模型训练，来获得最好的模型拟合效果。采用ADAM优化器</w:t>
      </w:r>
      <w:r>
        <w:rPr>
          <w:rFonts w:hint="eastAsia" w:ascii="宋体" w:hAnsi="宋体" w:cs="宋体"/>
          <w:color w:val="000000"/>
          <w:kern w:val="0"/>
          <w:szCs w:val="21"/>
        </w:rPr>
        <w:t>，</w:t>
      </w:r>
      <w:r>
        <w:rPr>
          <w:rFonts w:ascii="宋体" w:hAnsi="宋体" w:cs="宋体"/>
          <w:color w:val="000000"/>
          <w:kern w:val="0"/>
          <w:szCs w:val="21"/>
        </w:rPr>
        <w:t>Batchsize取</w:t>
      </w:r>
      <w:r>
        <w:rPr>
          <w:rFonts w:hint="eastAsia" w:ascii="宋体" w:hAnsi="宋体" w:cs="宋体"/>
          <w:color w:val="000000"/>
          <w:kern w:val="0"/>
          <w:szCs w:val="21"/>
        </w:rPr>
        <w:t>128，epoch取5000，评估指标为平均绝对误差（MAE）和校正决定系数(Adjusted R-Square)</w:t>
      </w:r>
      <w:r>
        <w:rPr>
          <w:rFonts w:ascii="宋体" w:hAnsi="宋体" w:cs="宋体"/>
          <w:color w:val="000000"/>
          <w:kern w:val="0"/>
          <w:szCs w:val="21"/>
        </w:rPr>
        <w:t>。</w:t>
      </w:r>
    </w:p>
    <w:p>
      <w:pPr>
        <w:spacing w:line="360" w:lineRule="auto"/>
        <w:ind w:firstLine="430" w:firstLineChars="205"/>
        <w:rPr>
          <w:rFonts w:ascii="宋体" w:hAnsi="宋体" w:cs="宋体"/>
          <w:color w:val="000000"/>
          <w:kern w:val="0"/>
          <w:szCs w:val="21"/>
        </w:rPr>
      </w:pPr>
      <w:r>
        <w:rPr>
          <w:rFonts w:ascii="宋体" w:hAnsi="宋体" w:cs="宋体"/>
          <w:color w:val="000000"/>
          <w:kern w:val="0"/>
          <w:szCs w:val="21"/>
        </w:rPr>
        <w:t>在训练集中</w:t>
      </w:r>
      <w:r>
        <w:rPr>
          <w:rFonts w:hint="eastAsia" w:ascii="宋体" w:hAnsi="宋体" w:cs="宋体"/>
          <w:color w:val="000000"/>
          <w:kern w:val="0"/>
          <w:szCs w:val="21"/>
        </w:rPr>
        <w:t>5389</w:t>
      </w:r>
      <w:r>
        <w:rPr>
          <w:rFonts w:ascii="宋体" w:hAnsi="宋体" w:cs="宋体"/>
          <w:color w:val="000000"/>
          <w:kern w:val="0"/>
          <w:szCs w:val="21"/>
        </w:rPr>
        <w:t>个</w:t>
      </w:r>
      <w:r>
        <w:rPr>
          <w:rFonts w:hint="eastAsia" w:ascii="宋体" w:hAnsi="宋体" w:cs="宋体"/>
          <w:color w:val="000000"/>
          <w:kern w:val="0"/>
          <w:szCs w:val="21"/>
        </w:rPr>
        <w:t>样本</w:t>
      </w:r>
      <w:r>
        <w:rPr>
          <w:rFonts w:ascii="宋体" w:hAnsi="宋体" w:cs="宋体"/>
          <w:color w:val="000000"/>
          <w:kern w:val="0"/>
          <w:szCs w:val="21"/>
        </w:rPr>
        <w:t>的预测值和真实值之间的</w:t>
      </w:r>
      <w:r>
        <w:rPr>
          <w:rFonts w:hint="eastAsia" w:ascii="宋体" w:hAnsi="宋体" w:cs="宋体"/>
          <w:color w:val="000000"/>
          <w:kern w:val="0"/>
          <w:szCs w:val="21"/>
        </w:rPr>
        <w:t>校正</w:t>
      </w:r>
      <w:r>
        <w:rPr>
          <w:rFonts w:ascii="宋体" w:hAnsi="宋体" w:cs="宋体"/>
          <w:color w:val="000000"/>
          <w:kern w:val="0"/>
          <w:szCs w:val="21"/>
        </w:rPr>
        <w:t>决定系数（</w:t>
      </w:r>
      <w:r>
        <w:rPr>
          <w:rFonts w:hint="eastAsia" w:ascii="宋体" w:hAnsi="宋体" w:cs="宋体"/>
          <w:color w:val="000000"/>
          <w:kern w:val="0"/>
          <w:szCs w:val="21"/>
        </w:rPr>
        <w:t>Adjusted R-Square)、</w:t>
      </w:r>
      <w:r>
        <w:rPr>
          <w:rFonts w:ascii="宋体" w:hAnsi="宋体" w:cs="宋体"/>
          <w:color w:val="000000"/>
          <w:kern w:val="0"/>
          <w:szCs w:val="21"/>
        </w:rPr>
        <w:t>均方</w:t>
      </w:r>
      <w:r>
        <w:rPr>
          <w:rFonts w:hint="eastAsia" w:ascii="宋体" w:hAnsi="宋体" w:cs="宋体"/>
          <w:color w:val="000000"/>
          <w:kern w:val="0"/>
          <w:szCs w:val="21"/>
        </w:rPr>
        <w:t>误</w:t>
      </w:r>
      <w:r>
        <w:rPr>
          <w:rFonts w:ascii="宋体" w:hAnsi="宋体" w:cs="宋体"/>
          <w:color w:val="000000"/>
          <w:kern w:val="0"/>
          <w:szCs w:val="21"/>
        </w:rPr>
        <w:t>差（MSE）</w:t>
      </w:r>
      <w:r>
        <w:rPr>
          <w:rFonts w:hint="eastAsia" w:ascii="宋体" w:hAnsi="宋体" w:cs="宋体"/>
          <w:color w:val="000000"/>
          <w:kern w:val="0"/>
          <w:szCs w:val="21"/>
        </w:rPr>
        <w:t>、平均绝对误差(MAE）</w:t>
      </w:r>
      <w:r>
        <w:rPr>
          <w:rFonts w:ascii="宋体" w:hAnsi="宋体" w:cs="宋体"/>
          <w:color w:val="000000"/>
          <w:kern w:val="0"/>
          <w:szCs w:val="21"/>
        </w:rPr>
        <w:t>，结果如图14</w:t>
      </w:r>
      <w:r>
        <w:rPr>
          <w:rFonts w:hint="eastAsia" w:ascii="宋体" w:hAnsi="宋体" w:cs="宋体"/>
          <w:color w:val="000000"/>
          <w:kern w:val="0"/>
          <w:szCs w:val="21"/>
        </w:rPr>
        <w:t>、图</w:t>
      </w:r>
      <w:r>
        <w:rPr>
          <w:rFonts w:ascii="宋体" w:hAnsi="宋体" w:cs="宋体"/>
          <w:color w:val="000000"/>
          <w:kern w:val="0"/>
          <w:szCs w:val="21"/>
        </w:rPr>
        <w:t>15所示</w:t>
      </w:r>
      <w:r>
        <w:rPr>
          <w:rFonts w:hint="eastAsia" w:ascii="宋体" w:hAnsi="宋体" w:cs="宋体"/>
          <w:color w:val="000000"/>
          <w:kern w:val="0"/>
          <w:szCs w:val="21"/>
        </w:rPr>
        <w:t>、图</w:t>
      </w:r>
      <w:r>
        <w:rPr>
          <w:rFonts w:ascii="宋体" w:hAnsi="宋体" w:cs="宋体"/>
          <w:color w:val="000000"/>
          <w:kern w:val="0"/>
          <w:szCs w:val="21"/>
        </w:rPr>
        <w:t>16</w:t>
      </w:r>
      <w:r>
        <w:rPr>
          <w:rFonts w:hint="eastAsia" w:ascii="宋体" w:hAnsi="宋体" w:cs="宋体"/>
          <w:color w:val="000000"/>
          <w:kern w:val="0"/>
          <w:szCs w:val="21"/>
        </w:rPr>
        <w:t>所示</w:t>
      </w:r>
      <w:r>
        <w:rPr>
          <w:rFonts w:ascii="宋体" w:hAnsi="宋体" w:cs="宋体"/>
          <w:color w:val="000000"/>
          <w:kern w:val="0"/>
          <w:szCs w:val="21"/>
        </w:rPr>
        <w:t>。</w:t>
      </w:r>
    </w:p>
    <w:p>
      <w:pPr>
        <w:ind w:firstLine="420"/>
        <w:rPr>
          <w:sz w:val="20"/>
          <w:szCs w:val="20"/>
        </w:rPr>
      </w:pPr>
    </w:p>
    <w:p>
      <w:pPr>
        <w:rPr>
          <w:sz w:val="20"/>
          <w:szCs w:val="20"/>
        </w:rPr>
      </w:pPr>
      <w:r>
        <w:rPr>
          <w:sz w:val="20"/>
          <w:szCs w:val="20"/>
        </w:rPr>
        <w:t xml:space="preserve">  </w:t>
      </w:r>
      <w:r>
        <w:rPr>
          <w:sz w:val="20"/>
          <w:szCs w:val="20"/>
        </w:rPr>
        <w:drawing>
          <wp:inline distT="0" distB="0" distL="0" distR="0">
            <wp:extent cx="2908300" cy="2279650"/>
            <wp:effectExtent l="0" t="0" r="0" b="0"/>
            <wp:docPr id="20" name="图片 20" descr="upload_post_object_v2_04330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upload_post_object_v2_0433054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908300" cy="2279650"/>
                    </a:xfrm>
                    <a:prstGeom prst="rect">
                      <a:avLst/>
                    </a:prstGeom>
                    <a:noFill/>
                    <a:ln>
                      <a:noFill/>
                    </a:ln>
                  </pic:spPr>
                </pic:pic>
              </a:graphicData>
            </a:graphic>
          </wp:inline>
        </w:drawing>
      </w:r>
      <w:r>
        <w:rPr>
          <w:sz w:val="20"/>
          <w:szCs w:val="20"/>
        </w:rPr>
        <w:t xml:space="preserve">  </w:t>
      </w:r>
      <w:r>
        <w:rPr>
          <w:sz w:val="20"/>
          <w:szCs w:val="20"/>
        </w:rPr>
        <w:drawing>
          <wp:inline distT="0" distB="0" distL="0" distR="0">
            <wp:extent cx="2914650" cy="2305050"/>
            <wp:effectExtent l="0" t="0" r="0" b="0"/>
            <wp:docPr id="21" name="图片 21" descr="upload_post_object_v2_068097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upload_post_object_v2_0680970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914650" cy="2305050"/>
                    </a:xfrm>
                    <a:prstGeom prst="rect">
                      <a:avLst/>
                    </a:prstGeom>
                    <a:noFill/>
                    <a:ln>
                      <a:noFill/>
                    </a:ln>
                  </pic:spPr>
                </pic:pic>
              </a:graphicData>
            </a:graphic>
          </wp:inline>
        </w:drawing>
      </w:r>
    </w:p>
    <w:p>
      <w:pPr>
        <w:tabs>
          <w:tab w:val="center" w:pos="4819"/>
        </w:tabs>
        <w:rPr>
          <w:rFonts w:ascii="宋体" w:hAnsi="宋体" w:cs="宋体"/>
          <w:color w:val="000000"/>
          <w:kern w:val="0"/>
          <w:szCs w:val="21"/>
        </w:rPr>
      </w:pPr>
      <w:r>
        <w:rPr>
          <w:sz w:val="20"/>
          <w:szCs w:val="20"/>
        </w:rPr>
        <w:t xml:space="preserve">          </w:t>
      </w:r>
      <w:r>
        <w:rPr>
          <w:rFonts w:hint="eastAsia" w:ascii="宋体" w:hAnsi="宋体" w:cs="宋体"/>
          <w:color w:val="000000"/>
          <w:kern w:val="0"/>
          <w:szCs w:val="21"/>
        </w:rPr>
        <w:t>图</w:t>
      </w:r>
      <w:r>
        <w:rPr>
          <w:rFonts w:ascii="宋体" w:hAnsi="宋体" w:cs="宋体"/>
          <w:color w:val="000000"/>
          <w:kern w:val="0"/>
          <w:szCs w:val="21"/>
        </w:rPr>
        <w:t>14</w:t>
      </w:r>
      <w:r>
        <w:rPr>
          <w:rFonts w:hint="eastAsia" w:ascii="宋体" w:hAnsi="宋体" w:cs="宋体"/>
          <w:color w:val="000000"/>
          <w:kern w:val="0"/>
          <w:szCs w:val="21"/>
        </w:rPr>
        <w:t xml:space="preserve"> 轮次与校正决定系数曲线</w:t>
      </w:r>
      <w:r>
        <w:rPr>
          <w:rFonts w:hint="eastAsia"/>
          <w:sz w:val="20"/>
          <w:szCs w:val="20"/>
        </w:rPr>
        <w:tab/>
      </w:r>
      <w:r>
        <w:rPr>
          <w:rFonts w:hint="eastAsia"/>
          <w:sz w:val="20"/>
          <w:szCs w:val="20"/>
        </w:rPr>
        <w:tab/>
      </w:r>
      <w:r>
        <w:rPr>
          <w:rFonts w:hint="eastAsia"/>
          <w:sz w:val="20"/>
          <w:szCs w:val="20"/>
        </w:rPr>
        <w:t xml:space="preserve">  </w:t>
      </w:r>
      <w:r>
        <w:rPr>
          <w:sz w:val="20"/>
          <w:szCs w:val="20"/>
        </w:rPr>
        <w:t xml:space="preserve">           </w:t>
      </w:r>
      <w:r>
        <w:rPr>
          <w:rFonts w:hint="eastAsia" w:ascii="宋体" w:hAnsi="宋体" w:cs="宋体"/>
          <w:color w:val="000000"/>
          <w:kern w:val="0"/>
          <w:szCs w:val="21"/>
        </w:rPr>
        <w:t>图</w:t>
      </w:r>
      <w:r>
        <w:rPr>
          <w:rFonts w:ascii="宋体" w:hAnsi="宋体" w:cs="宋体"/>
          <w:color w:val="000000"/>
          <w:kern w:val="0"/>
          <w:szCs w:val="21"/>
        </w:rPr>
        <w:t>15</w:t>
      </w:r>
      <w:r>
        <w:rPr>
          <w:rFonts w:hint="eastAsia" w:ascii="宋体" w:hAnsi="宋体" w:cs="宋体"/>
          <w:color w:val="000000"/>
          <w:kern w:val="0"/>
          <w:szCs w:val="21"/>
        </w:rPr>
        <w:t xml:space="preserve"> 轮次与MSE曲线</w:t>
      </w:r>
    </w:p>
    <w:p>
      <w:pPr>
        <w:tabs>
          <w:tab w:val="center" w:pos="4819"/>
        </w:tabs>
        <w:jc w:val="center"/>
        <w:rPr>
          <w:sz w:val="20"/>
          <w:szCs w:val="20"/>
        </w:rPr>
      </w:pPr>
      <w:r>
        <w:rPr>
          <w:sz w:val="20"/>
          <w:szCs w:val="20"/>
        </w:rPr>
        <w:t xml:space="preserve">      </w:t>
      </w:r>
      <w:r>
        <w:rPr>
          <w:sz w:val="20"/>
          <w:szCs w:val="20"/>
        </w:rPr>
        <w:drawing>
          <wp:inline distT="0" distB="0" distL="0" distR="0">
            <wp:extent cx="2895600" cy="2133600"/>
            <wp:effectExtent l="0" t="0" r="0" b="0"/>
            <wp:docPr id="22" name="图片 22" descr="upload_post_object_v2_03619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upload_post_object_v2_03619799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895600" cy="2133600"/>
                    </a:xfrm>
                    <a:prstGeom prst="rect">
                      <a:avLst/>
                    </a:prstGeom>
                    <a:noFill/>
                    <a:ln>
                      <a:noFill/>
                    </a:ln>
                  </pic:spPr>
                </pic:pic>
              </a:graphicData>
            </a:graphic>
          </wp:inline>
        </w:drawing>
      </w:r>
    </w:p>
    <w:p>
      <w:pPr>
        <w:tabs>
          <w:tab w:val="center" w:pos="4819"/>
        </w:tabs>
        <w:jc w:val="center"/>
        <w:rPr>
          <w:rFonts w:ascii="宋体" w:hAnsi="宋体" w:cs="宋体"/>
          <w:color w:val="000000"/>
          <w:kern w:val="0"/>
          <w:szCs w:val="21"/>
        </w:rPr>
      </w:pPr>
      <w:r>
        <w:rPr>
          <w:sz w:val="20"/>
          <w:szCs w:val="20"/>
        </w:rPr>
        <w:t xml:space="preserve">       </w:t>
      </w:r>
      <w:r>
        <w:rPr>
          <w:rFonts w:hint="eastAsia" w:ascii="宋体" w:hAnsi="宋体" w:cs="宋体"/>
          <w:color w:val="000000"/>
          <w:kern w:val="0"/>
          <w:szCs w:val="21"/>
        </w:rPr>
        <w:t>图</w:t>
      </w:r>
      <w:r>
        <w:rPr>
          <w:rFonts w:ascii="宋体" w:hAnsi="宋体" w:cs="宋体"/>
          <w:color w:val="000000"/>
          <w:kern w:val="0"/>
          <w:szCs w:val="21"/>
        </w:rPr>
        <w:t>16</w:t>
      </w:r>
      <w:r>
        <w:rPr>
          <w:rFonts w:hint="eastAsia" w:ascii="宋体" w:hAnsi="宋体" w:cs="宋体"/>
          <w:color w:val="000000"/>
          <w:kern w:val="0"/>
          <w:szCs w:val="21"/>
        </w:rPr>
        <w:t xml:space="preserve"> 轮次与MAE曲线</w:t>
      </w:r>
    </w:p>
    <w:p>
      <w:pPr>
        <w:tabs>
          <w:tab w:val="center" w:pos="4819"/>
        </w:tabs>
        <w:jc w:val="center"/>
        <w:rPr>
          <w:sz w:val="20"/>
          <w:szCs w:val="20"/>
        </w:rPr>
      </w:pPr>
    </w:p>
    <w:p>
      <w:pPr>
        <w:spacing w:line="360" w:lineRule="auto"/>
        <w:ind w:firstLine="430" w:firstLineChars="205"/>
        <w:rPr>
          <w:rFonts w:ascii="宋体" w:hAnsi="宋体" w:cs="宋体"/>
          <w:color w:val="000000"/>
          <w:kern w:val="0"/>
          <w:szCs w:val="21"/>
        </w:rPr>
      </w:pPr>
      <w:r>
        <w:rPr>
          <w:rFonts w:ascii="宋体" w:hAnsi="宋体" w:cs="宋体"/>
          <w:color w:val="000000"/>
          <w:kern w:val="0"/>
          <w:szCs w:val="21"/>
        </w:rPr>
        <w:t>在本研究中采用</w:t>
      </w:r>
      <w:r>
        <w:rPr>
          <w:rFonts w:hint="eastAsia" w:ascii="宋体" w:hAnsi="宋体" w:cs="宋体"/>
          <w:color w:val="000000"/>
          <w:kern w:val="0"/>
          <w:szCs w:val="21"/>
        </w:rPr>
        <w:t>Adjusted R-Square</w:t>
      </w:r>
      <w:r>
        <w:rPr>
          <w:rFonts w:ascii="宋体" w:hAnsi="宋体" w:cs="宋体"/>
          <w:color w:val="000000"/>
          <w:kern w:val="0"/>
          <w:szCs w:val="21"/>
        </w:rPr>
        <w:t>和MSE作为神经网络模型回归性能的度量。图14</w:t>
      </w:r>
      <w:r>
        <w:rPr>
          <w:rFonts w:hint="eastAsia" w:ascii="宋体" w:hAnsi="宋体" w:cs="宋体"/>
          <w:color w:val="000000"/>
          <w:kern w:val="0"/>
          <w:szCs w:val="21"/>
        </w:rPr>
        <w:t>、图</w:t>
      </w:r>
      <w:r>
        <w:rPr>
          <w:rFonts w:ascii="宋体" w:hAnsi="宋体" w:cs="宋体"/>
          <w:color w:val="000000"/>
          <w:kern w:val="0"/>
          <w:szCs w:val="21"/>
        </w:rPr>
        <w:t xml:space="preserve">15、图16分别为训练过程中训练轮次（epochs）与 </w:t>
      </w:r>
      <w:r>
        <w:rPr>
          <w:rFonts w:hint="eastAsia" w:ascii="宋体" w:hAnsi="宋体" w:cs="宋体"/>
          <w:color w:val="000000"/>
          <w:kern w:val="0"/>
          <w:szCs w:val="21"/>
        </w:rPr>
        <w:t>Adjusted R-Square</w:t>
      </w:r>
      <w:r>
        <w:rPr>
          <w:rFonts w:ascii="宋体" w:hAnsi="宋体" w:cs="宋体"/>
          <w:color w:val="000000"/>
          <w:kern w:val="0"/>
          <w:szCs w:val="21"/>
        </w:rPr>
        <w:t>、MSE、MAE的关系。可以看出随着训练轮次逐渐增加</w:t>
      </w:r>
      <w:r>
        <w:rPr>
          <w:rFonts w:hint="eastAsia" w:ascii="宋体" w:hAnsi="宋体" w:cs="宋体"/>
          <w:color w:val="000000"/>
          <w:kern w:val="0"/>
          <w:szCs w:val="21"/>
        </w:rPr>
        <w:t>，Adjusted R-Square</w:t>
      </w:r>
      <w:r>
        <w:rPr>
          <w:rFonts w:ascii="宋体" w:hAnsi="宋体" w:cs="宋体"/>
          <w:color w:val="000000"/>
          <w:kern w:val="0"/>
          <w:szCs w:val="21"/>
        </w:rPr>
        <w:t>越来越接近</w:t>
      </w:r>
      <w:r>
        <w:rPr>
          <w:rFonts w:hint="eastAsia" w:ascii="宋体" w:hAnsi="宋体" w:cs="宋体"/>
          <w:color w:val="000000"/>
          <w:kern w:val="0"/>
          <w:szCs w:val="21"/>
        </w:rPr>
        <w:t>1，MSE、MAE</w:t>
      </w:r>
      <w:r>
        <w:rPr>
          <w:rFonts w:ascii="宋体" w:hAnsi="宋体" w:cs="宋体"/>
          <w:color w:val="000000"/>
          <w:kern w:val="0"/>
          <w:szCs w:val="21"/>
        </w:rPr>
        <w:t>越来越接近0</w:t>
      </w:r>
      <w:r>
        <w:rPr>
          <w:rFonts w:hint="eastAsia" w:ascii="宋体" w:hAnsi="宋体" w:cs="宋体"/>
          <w:color w:val="000000"/>
          <w:kern w:val="0"/>
          <w:szCs w:val="21"/>
        </w:rPr>
        <w:t>。本文选取训练轮次为685时的模型作为最终训练完成的模型。</w:t>
      </w:r>
    </w:p>
    <w:p>
      <w:pPr>
        <w:spacing w:line="360" w:lineRule="auto"/>
        <w:ind w:firstLine="430" w:firstLineChars="205"/>
        <w:rPr>
          <w:rFonts w:ascii="宋体" w:hAnsi="宋体" w:cs="宋体"/>
          <w:color w:val="000000"/>
          <w:kern w:val="0"/>
          <w:szCs w:val="21"/>
        </w:rPr>
      </w:pPr>
      <w:r>
        <w:rPr>
          <w:rFonts w:hint="eastAsia" w:ascii="宋体" w:hAnsi="宋体" w:cs="宋体"/>
          <w:color w:val="000000"/>
          <w:kern w:val="0"/>
          <w:szCs w:val="21"/>
        </w:rPr>
        <w:t>随后从训练数据集中选取674个数据，来得到其预测值。如图</w:t>
      </w:r>
      <w:r>
        <w:rPr>
          <w:rFonts w:ascii="宋体" w:hAnsi="宋体" w:cs="宋体"/>
          <w:color w:val="000000"/>
          <w:kern w:val="0"/>
          <w:szCs w:val="21"/>
        </w:rPr>
        <w:t>17</w:t>
      </w:r>
      <w:r>
        <w:rPr>
          <w:rFonts w:hint="eastAsia" w:ascii="宋体" w:hAnsi="宋体" w:cs="宋体"/>
          <w:color w:val="000000"/>
          <w:kern w:val="0"/>
          <w:szCs w:val="21"/>
        </w:rPr>
        <w:t>所示，横坐标为真实值(true_en2)，纵坐标为预测值(predicted_en2)。图中的蓝线为Y=X曲线，可以看出图中的点集中在Y=X直线附近，且预测值与真实值的R2=0.9941，MSE=3.0624e-06，MAE=9.1720e-04即预测值与真实值非常接近。图</w:t>
      </w:r>
      <w:r>
        <w:rPr>
          <w:rFonts w:ascii="宋体" w:hAnsi="宋体" w:cs="宋体"/>
          <w:color w:val="000000"/>
          <w:kern w:val="0"/>
          <w:szCs w:val="21"/>
        </w:rPr>
        <w:t>18</w:t>
      </w:r>
      <w:r>
        <w:rPr>
          <w:rFonts w:hint="eastAsia" w:ascii="宋体" w:hAnsi="宋体" w:cs="宋体"/>
          <w:color w:val="000000"/>
          <w:kern w:val="0"/>
          <w:szCs w:val="21"/>
        </w:rPr>
        <w:t>为预测值与真实值误差分布直方图。横坐标为预测值与真实值差值的分布区间，其中差值的范围从-14~12，每5个偏差值为一个区间的范围。纵坐标为每个区间所占百分比，图中红色的线为正态拟合曲线，可以看出预测值与真实值的差值呈正态分布。综上所述，训练好的神经网络模型可以很精确的在训练集的数据上进行材料en2的预测。</w:t>
      </w:r>
    </w:p>
    <w:p>
      <w:pPr>
        <w:ind w:firstLine="420"/>
        <w:rPr>
          <w:sz w:val="20"/>
          <w:szCs w:val="20"/>
        </w:rPr>
      </w:pPr>
    </w:p>
    <w:p>
      <w:pPr>
        <w:ind w:firstLine="420"/>
        <w:rPr>
          <w:rFonts w:hint="eastAsia" w:eastAsia="宋体"/>
          <w:sz w:val="20"/>
          <w:szCs w:val="20"/>
          <w:lang w:eastAsia="zh-CN"/>
        </w:rPr>
      </w:pPr>
      <w:r>
        <w:rPr>
          <w:rFonts w:hint="eastAsia"/>
          <w:sz w:val="20"/>
          <w:szCs w:val="20"/>
        </w:rPr>
        <w:drawing>
          <wp:inline distT="0" distB="0" distL="114300" distR="114300">
            <wp:extent cx="2538095" cy="2099945"/>
            <wp:effectExtent l="0" t="0" r="14605" b="14605"/>
            <wp:docPr id="15" name="图片 15" descr="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est1"/>
                    <pic:cNvPicPr>
                      <a:picLocks noChangeAspect="1"/>
                    </pic:cNvPicPr>
                  </pic:nvPicPr>
                  <pic:blipFill>
                    <a:blip r:embed="rId33"/>
                    <a:stretch>
                      <a:fillRect/>
                    </a:stretch>
                  </pic:blipFill>
                  <pic:spPr>
                    <a:xfrm>
                      <a:off x="0" y="0"/>
                      <a:ext cx="2538095" cy="2099945"/>
                    </a:xfrm>
                    <a:prstGeom prst="rect">
                      <a:avLst/>
                    </a:prstGeom>
                  </pic:spPr>
                </pic:pic>
              </a:graphicData>
            </a:graphic>
          </wp:inline>
        </w:drawing>
      </w:r>
      <w:r>
        <w:rPr>
          <w:rFonts w:hint="eastAsia"/>
          <w:sz w:val="20"/>
          <w:szCs w:val="20"/>
        </w:rPr>
        <w:t xml:space="preserve">         </w:t>
      </w:r>
      <w:bookmarkStart w:id="0" w:name="_GoBack"/>
      <w:r>
        <w:rPr>
          <w:rFonts w:hint="eastAsia" w:eastAsia="宋体"/>
          <w:sz w:val="20"/>
          <w:szCs w:val="20"/>
          <w:lang w:eastAsia="zh-CN"/>
        </w:rPr>
        <w:drawing>
          <wp:inline distT="0" distB="0" distL="114300" distR="114300">
            <wp:extent cx="2702560" cy="2028825"/>
            <wp:effectExtent l="0" t="0" r="2540" b="9525"/>
            <wp:docPr id="14" name="图片 14" descr="test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estt2"/>
                    <pic:cNvPicPr>
                      <a:picLocks noChangeAspect="1"/>
                    </pic:cNvPicPr>
                  </pic:nvPicPr>
                  <pic:blipFill>
                    <a:blip r:embed="rId34"/>
                    <a:stretch>
                      <a:fillRect/>
                    </a:stretch>
                  </pic:blipFill>
                  <pic:spPr>
                    <a:xfrm>
                      <a:off x="0" y="0"/>
                      <a:ext cx="2702560" cy="2028825"/>
                    </a:xfrm>
                    <a:prstGeom prst="rect">
                      <a:avLst/>
                    </a:prstGeom>
                  </pic:spPr>
                </pic:pic>
              </a:graphicData>
            </a:graphic>
          </wp:inline>
        </w:drawing>
      </w:r>
      <w:bookmarkEnd w:id="0"/>
    </w:p>
    <w:p>
      <w:pPr>
        <w:ind w:left="840" w:firstLine="420"/>
        <w:rPr>
          <w:rFonts w:ascii="宋体" w:hAnsi="宋体" w:cs="宋体"/>
          <w:color w:val="000000"/>
          <w:kern w:val="0"/>
          <w:szCs w:val="21"/>
        </w:rPr>
      </w:pPr>
      <w:r>
        <w:rPr>
          <w:rFonts w:hint="eastAsia" w:ascii="宋体" w:hAnsi="宋体" w:cs="宋体"/>
          <w:color w:val="000000"/>
          <w:kern w:val="0"/>
          <w:szCs w:val="21"/>
        </w:rPr>
        <w:t>图</w:t>
      </w:r>
      <w:r>
        <w:rPr>
          <w:rFonts w:ascii="宋体" w:hAnsi="宋体" w:cs="宋体"/>
          <w:color w:val="000000"/>
          <w:kern w:val="0"/>
          <w:szCs w:val="21"/>
        </w:rPr>
        <w:t>17</w:t>
      </w:r>
      <w:r>
        <w:rPr>
          <w:rFonts w:hint="eastAsia" w:ascii="宋体" w:hAnsi="宋体" w:cs="宋体"/>
          <w:color w:val="000000"/>
          <w:kern w:val="0"/>
          <w:szCs w:val="21"/>
        </w:rPr>
        <w:t xml:space="preserve"> 验证集的预测结果 </w:t>
      </w:r>
      <w:r>
        <w:rPr>
          <w:rFonts w:hint="eastAsia"/>
        </w:rPr>
        <w:t xml:space="preserve">                </w:t>
      </w:r>
      <w:r>
        <w:t xml:space="preserve">   </w:t>
      </w:r>
      <w:r>
        <w:rPr>
          <w:rFonts w:hint="eastAsia" w:ascii="宋体" w:hAnsi="宋体" w:cs="宋体"/>
          <w:color w:val="000000"/>
          <w:kern w:val="0"/>
          <w:szCs w:val="21"/>
        </w:rPr>
        <w:t>图</w:t>
      </w:r>
      <w:r>
        <w:rPr>
          <w:rFonts w:ascii="宋体" w:hAnsi="宋体" w:cs="宋体"/>
          <w:color w:val="000000"/>
          <w:kern w:val="0"/>
          <w:szCs w:val="21"/>
        </w:rPr>
        <w:t>18</w:t>
      </w:r>
      <w:r>
        <w:rPr>
          <w:rFonts w:hint="eastAsia" w:ascii="宋体" w:hAnsi="宋体" w:cs="宋体"/>
          <w:color w:val="000000"/>
          <w:kern w:val="0"/>
          <w:szCs w:val="21"/>
        </w:rPr>
        <w:t xml:space="preserve"> 验证集预测与真实值误差分布图</w:t>
      </w:r>
    </w:p>
    <w:p>
      <w:pPr>
        <w:ind w:firstLine="420"/>
      </w:pPr>
    </w:p>
    <w:p>
      <w:pPr>
        <w:ind w:firstLine="200" w:firstLineChars="100"/>
        <w:rPr>
          <w:sz w:val="20"/>
          <w:szCs w:val="22"/>
        </w:rPr>
      </w:pPr>
      <w:r>
        <w:rPr>
          <w:rFonts w:hint="eastAsia"/>
          <w:sz w:val="20"/>
          <w:szCs w:val="22"/>
        </w:rPr>
        <w:t>4.5.3 模型预测</w:t>
      </w:r>
    </w:p>
    <w:p>
      <w:pPr>
        <w:spacing w:line="360" w:lineRule="auto"/>
        <w:ind w:firstLine="430" w:firstLineChars="205"/>
        <w:rPr>
          <w:rFonts w:ascii="宋体" w:hAnsi="宋体" w:cs="宋体"/>
          <w:color w:val="000000"/>
          <w:kern w:val="0"/>
          <w:szCs w:val="21"/>
        </w:rPr>
      </w:pPr>
      <w:r>
        <w:rPr>
          <w:rFonts w:ascii="宋体" w:hAnsi="宋体" w:cs="宋体"/>
          <w:color w:val="000000"/>
          <w:kern w:val="0"/>
          <w:szCs w:val="21"/>
        </w:rPr>
        <w:t>基于已训练完成的神经网络深度学习模型，</w:t>
      </w:r>
      <w:r>
        <w:rPr>
          <w:rFonts w:hint="eastAsia" w:ascii="宋体" w:hAnsi="宋体" w:cs="宋体"/>
          <w:color w:val="000000"/>
          <w:kern w:val="0"/>
          <w:szCs w:val="21"/>
        </w:rPr>
        <w:t>可以对基底材料中掺杂原子的任意位置、任意方式的en2进行预测。本文测试数据集中</w:t>
      </w:r>
      <w:r>
        <w:rPr>
          <w:rFonts w:ascii="宋体" w:hAnsi="宋体" w:cs="宋体"/>
          <w:color w:val="000000"/>
          <w:kern w:val="0"/>
          <w:szCs w:val="21"/>
        </w:rPr>
        <w:t>包含</w:t>
      </w:r>
      <w:r>
        <w:rPr>
          <w:rFonts w:hint="eastAsia" w:ascii="宋体" w:hAnsi="宋体" w:cs="宋体"/>
          <w:color w:val="000000"/>
          <w:kern w:val="0"/>
          <w:szCs w:val="21"/>
        </w:rPr>
        <w:t>674个数据，模型来验证神经网络的泛化性能。图</w:t>
      </w:r>
      <w:r>
        <w:rPr>
          <w:rFonts w:ascii="宋体" w:hAnsi="宋体" w:cs="宋体"/>
          <w:color w:val="000000"/>
          <w:kern w:val="0"/>
          <w:szCs w:val="21"/>
        </w:rPr>
        <w:t>19</w:t>
      </w:r>
      <w:r>
        <w:rPr>
          <w:rFonts w:hint="eastAsia" w:ascii="宋体" w:hAnsi="宋体" w:cs="宋体"/>
          <w:color w:val="000000"/>
          <w:kern w:val="0"/>
          <w:szCs w:val="21"/>
        </w:rPr>
        <w:t>为674个测试数据的预测值与真实值分布的散点图，横坐标为真实值(true_en2)，纵坐标为预测值(predicted_en2)。可以看出图中的点均匀分布在Y=X直线附近，且预测值与真实值的Adjusted_R2=0.990，MSE=1.7862e-05，MAE=0.0011。图</w:t>
      </w:r>
      <w:r>
        <w:rPr>
          <w:rFonts w:ascii="宋体" w:hAnsi="宋体" w:cs="宋体"/>
          <w:color w:val="000000"/>
          <w:kern w:val="0"/>
          <w:szCs w:val="21"/>
        </w:rPr>
        <w:t>20</w:t>
      </w:r>
      <w:r>
        <w:rPr>
          <w:rFonts w:hint="eastAsia" w:ascii="宋体" w:hAnsi="宋体" w:cs="宋体"/>
          <w:color w:val="000000"/>
          <w:kern w:val="0"/>
          <w:szCs w:val="21"/>
        </w:rPr>
        <w:t>为预测值和真实值误差的分布直方图，横坐标为预测值与真实值差值的分布区间，其中差值的范围</w:t>
      </w:r>
      <w:r>
        <w:rPr>
          <w:rFonts w:ascii="宋体" w:hAnsi="宋体" w:cs="宋体"/>
          <w:color w:val="000000"/>
          <w:kern w:val="0"/>
          <w:szCs w:val="21"/>
        </w:rPr>
        <w:t>主要</w:t>
      </w:r>
      <w:r>
        <w:rPr>
          <w:rFonts w:hint="eastAsia" w:ascii="宋体" w:hAnsi="宋体" w:cs="宋体"/>
          <w:color w:val="000000"/>
          <w:kern w:val="0"/>
          <w:szCs w:val="21"/>
        </w:rPr>
        <w:t>从-</w:t>
      </w:r>
      <w:r>
        <w:rPr>
          <w:rFonts w:ascii="宋体" w:hAnsi="宋体" w:cs="宋体"/>
          <w:color w:val="000000"/>
          <w:kern w:val="0"/>
          <w:szCs w:val="21"/>
        </w:rPr>
        <w:t>10</w:t>
      </w:r>
      <w:r>
        <w:rPr>
          <w:rFonts w:hint="eastAsia" w:ascii="宋体" w:hAnsi="宋体" w:cs="宋体"/>
          <w:color w:val="000000"/>
          <w:kern w:val="0"/>
          <w:szCs w:val="21"/>
        </w:rPr>
        <w:t>~</w:t>
      </w:r>
      <w:r>
        <w:rPr>
          <w:rFonts w:ascii="宋体" w:hAnsi="宋体" w:cs="宋体"/>
          <w:color w:val="000000"/>
          <w:kern w:val="0"/>
          <w:szCs w:val="21"/>
        </w:rPr>
        <w:t>5之间</w:t>
      </w:r>
      <w:r>
        <w:rPr>
          <w:rFonts w:hint="eastAsia" w:ascii="宋体" w:hAnsi="宋体" w:cs="宋体"/>
          <w:color w:val="000000"/>
          <w:kern w:val="0"/>
          <w:szCs w:val="21"/>
        </w:rPr>
        <w:t>,以每5个误差值为一个区间的范围。图中红色的线为正态拟合曲线，可以看出预测值与真实值的差值呈正态分布。基于以上结果可以看出训练出来的神经网络具有良好的泛化性能，可以在没有经过训练的数据集上取得相当不错的表现。也说明了所训练出来的深度学习模型有望被用于进行材料掺杂及吸附性能的优化设计。</w:t>
      </w:r>
    </w:p>
    <w:p>
      <w:pPr>
        <w:ind w:firstLine="420"/>
        <w:rPr>
          <w:rFonts w:hint="eastAsia" w:eastAsia="宋体"/>
          <w:lang w:eastAsia="zh-CN"/>
        </w:rPr>
      </w:pPr>
      <w:r>
        <w:rPr>
          <w:rFonts w:hint="eastAsia"/>
        </w:rPr>
        <w:drawing>
          <wp:inline distT="0" distB="0" distL="114300" distR="114300">
            <wp:extent cx="2459990" cy="2104390"/>
            <wp:effectExtent l="0" t="0" r="16510" b="10160"/>
            <wp:docPr id="17" name="图片 17"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test3"/>
                    <pic:cNvPicPr>
                      <a:picLocks noChangeAspect="1"/>
                    </pic:cNvPicPr>
                  </pic:nvPicPr>
                  <pic:blipFill>
                    <a:blip r:embed="rId35"/>
                    <a:stretch>
                      <a:fillRect/>
                    </a:stretch>
                  </pic:blipFill>
                  <pic:spPr>
                    <a:xfrm>
                      <a:off x="0" y="0"/>
                      <a:ext cx="2459990" cy="2104390"/>
                    </a:xfrm>
                    <a:prstGeom prst="rect">
                      <a:avLst/>
                    </a:prstGeom>
                  </pic:spPr>
                </pic:pic>
              </a:graphicData>
            </a:graphic>
          </wp:inline>
        </w:drawing>
      </w:r>
      <w:r>
        <w:rPr>
          <w:rFonts w:hint="eastAsia"/>
        </w:rPr>
        <w:t xml:space="preserve">         </w:t>
      </w:r>
      <w:r>
        <w:rPr>
          <w:rFonts w:hint="eastAsia" w:eastAsia="宋体"/>
          <w:lang w:eastAsia="zh-CN"/>
        </w:rPr>
        <w:drawing>
          <wp:inline distT="0" distB="0" distL="114300" distR="114300">
            <wp:extent cx="2689225" cy="2017395"/>
            <wp:effectExtent l="0" t="0" r="15875" b="1905"/>
            <wp:docPr id="16" name="图片 16" descr="test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testt4"/>
                    <pic:cNvPicPr>
                      <a:picLocks noChangeAspect="1"/>
                    </pic:cNvPicPr>
                  </pic:nvPicPr>
                  <pic:blipFill>
                    <a:blip r:embed="rId36"/>
                    <a:stretch>
                      <a:fillRect/>
                    </a:stretch>
                  </pic:blipFill>
                  <pic:spPr>
                    <a:xfrm>
                      <a:off x="0" y="0"/>
                      <a:ext cx="2689225" cy="2017395"/>
                    </a:xfrm>
                    <a:prstGeom prst="rect">
                      <a:avLst/>
                    </a:prstGeom>
                  </pic:spPr>
                </pic:pic>
              </a:graphicData>
            </a:graphic>
          </wp:inline>
        </w:drawing>
      </w:r>
    </w:p>
    <w:p>
      <w:pPr>
        <w:ind w:left="840" w:firstLine="420"/>
      </w:pPr>
      <w:r>
        <w:rPr>
          <w:rFonts w:hint="eastAsia"/>
        </w:rPr>
        <w:t>图</w:t>
      </w:r>
      <w:r>
        <w:t>19</w:t>
      </w:r>
      <w:r>
        <w:rPr>
          <w:rFonts w:hint="eastAsia"/>
        </w:rPr>
        <w:t xml:space="preserve"> 测试集的预测结果                </w:t>
      </w:r>
      <w:r>
        <w:t xml:space="preserve">    </w:t>
      </w:r>
      <w:r>
        <w:rPr>
          <w:rFonts w:hint="eastAsia"/>
        </w:rPr>
        <w:t>图</w:t>
      </w:r>
      <w:r>
        <w:t>20</w:t>
      </w:r>
      <w:r>
        <w:rPr>
          <w:rFonts w:hint="eastAsia"/>
        </w:rPr>
        <w:t xml:space="preserve"> 测试集预测与真实值误差分布图</w:t>
      </w:r>
    </w:p>
    <w:p>
      <w:pPr>
        <w:widowControl/>
        <w:spacing w:line="360" w:lineRule="auto"/>
        <w:jc w:val="left"/>
        <w:rPr>
          <w:b/>
          <w:color w:val="000000"/>
          <w:kern w:val="0"/>
          <w:sz w:val="28"/>
          <w:szCs w:val="28"/>
        </w:rPr>
      </w:pPr>
      <w:r>
        <w:rPr>
          <w:rFonts w:hint="eastAsia"/>
          <w:b/>
          <w:color w:val="000000"/>
          <w:kern w:val="0"/>
          <w:sz w:val="28"/>
          <w:szCs w:val="28"/>
        </w:rPr>
        <w:t xml:space="preserve">5 </w:t>
      </w:r>
      <w:r>
        <w:rPr>
          <w:b/>
          <w:color w:val="000000"/>
          <w:kern w:val="0"/>
          <w:sz w:val="28"/>
          <w:szCs w:val="28"/>
        </w:rPr>
        <w:t xml:space="preserve">  结束语</w:t>
      </w:r>
    </w:p>
    <w:p>
      <w:pPr>
        <w:spacing w:line="360" w:lineRule="auto"/>
        <w:ind w:firstLine="430" w:firstLineChars="205"/>
        <w:rPr>
          <w:rFonts w:ascii="宋体" w:hAnsi="宋体" w:cs="宋体"/>
          <w:color w:val="000000"/>
          <w:kern w:val="0"/>
          <w:szCs w:val="21"/>
        </w:rPr>
      </w:pPr>
      <w:r>
        <w:rPr>
          <w:rFonts w:hint="eastAsia" w:ascii="宋体" w:hAnsi="宋体" w:cs="宋体"/>
          <w:color w:val="000000"/>
          <w:kern w:val="0"/>
          <w:szCs w:val="21"/>
        </w:rPr>
        <w:t>将机器学习技术与材料科学领域的相关研究进行结合，是今后材料科学发展的大方向。对于传感材料，带隙起到重要作用，可以直接影响到传感器的敏感性和选择性。对于气体或重金属传感器而言，当吸附物到达传感器表面时，它们可能通过吸附在表面上，并影响表面电子结构。如果气体分子可以吸附在表面上，则传感器表面电子密度会发生变化，进而引起电学特性的变化。这种变化可以通过检测传感器的电学特性来检测气体的存在。使用二维材料设计传感器，需要提前评估作为敏感材料的二维材料的带隙。如果敏感带隙过低，则在吸附前后的导电性能对比不明显，影响到了传感器的灵敏度。尤其是带隙接近0的二维材料，要设计为电导式传感器，还需要进一步修饰其他原子，以使其具有一定的带隙。同时，当探测对象与本征二维材料之间的吸附作用较弱时，通常需要对二维材料进行修饰，以增加其吸附性。修饰可以通过在二维材料表面添加其他原子或分子来实现。然而，对于不同的基底材料，修饰哪种原子或分子，才能对某种气体具有良好的吸附效果，这正是传感材料设计中遇到的主要问题。在设计阶段通过CVD或ALD技术大量修饰不同的原子与分子来进行实验，实验成本非常高昂，错误几率非常高，难以找到有效的修饰材料和基底传感器的搭配。传统的计算方法和实验方法耗时、耗力，而且会受到不同环境的影响导致结果不稳定，通过机器学习技术可以大大节省财力物力还可以为材料科学未来的理论和实验指引方向。本文通过材料的性质数据对材料的能带和掺杂吸附总能量进行预测，是一种探索，也是一种尝试，为今后材料科学家们研究材料吸附掺杂指引了方向。本文对材料的性质数据，针对集成学习等方法和深度学习神经网络两种不同的模型，最终对材料的能带和吸附掺杂的总能量进行了预测，预测效果达到了不错的精度。本文的具体研究内容如下：</w:t>
      </w:r>
    </w:p>
    <w:p>
      <w:pPr>
        <w:spacing w:line="360" w:lineRule="auto"/>
        <w:ind w:firstLine="430" w:firstLineChars="205"/>
        <w:rPr>
          <w:rFonts w:ascii="宋体" w:hAnsi="宋体" w:cs="宋体"/>
          <w:color w:val="000000"/>
          <w:kern w:val="0"/>
          <w:szCs w:val="21"/>
        </w:rPr>
      </w:pPr>
      <w:r>
        <w:rPr>
          <w:rFonts w:hint="eastAsia" w:ascii="宋体" w:hAnsi="宋体" w:cs="宋体"/>
          <w:color w:val="000000"/>
          <w:kern w:val="0"/>
          <w:szCs w:val="21"/>
        </w:rPr>
        <w:t xml:space="preserve"> </w:t>
      </w:r>
    </w:p>
    <w:p>
      <w:pPr>
        <w:spacing w:line="360" w:lineRule="auto"/>
        <w:ind w:firstLine="430" w:firstLineChars="205"/>
        <w:rPr>
          <w:rFonts w:ascii="宋体" w:hAnsi="宋体" w:cs="宋体"/>
          <w:color w:val="000000"/>
          <w:kern w:val="0"/>
          <w:szCs w:val="21"/>
        </w:rPr>
      </w:pPr>
      <w:r>
        <w:rPr>
          <w:rFonts w:ascii="宋体" w:hAnsi="宋体" w:cs="宋体"/>
          <w:color w:val="000000"/>
          <w:kern w:val="0"/>
          <w:szCs w:val="21"/>
        </w:rPr>
        <w:t>（1）</w:t>
      </w:r>
      <w:r>
        <w:rPr>
          <w:rFonts w:hint="eastAsia" w:ascii="宋体" w:hAnsi="宋体" w:cs="宋体"/>
          <w:color w:val="000000"/>
          <w:kern w:val="0"/>
          <w:szCs w:val="21"/>
        </w:rPr>
        <w:t>通过选用基于第一性原理和密度泛函理论计算得来的材料性质数据，如：M,X位元素的电负性(EN)、第一电离能(I)、原子有效半径(R)、化合物形成热(Hf)、总能量(E)、晶体质量(m)、晶体体积(V)以及基于GGA-PBE计算的带隙作为特征数据对材料的能带进行预测。本文尝试了多次，对需要设置的参数进行了网格搜索的方法，得到了最优参数，使用集成学习算法，如LightGBM算法训练出来的模型效果良好，拟合度较好，而传统机器学习算法，如支持向量机SVM训练出来的拟合度一般，通过使用集成学习算法的模型误差较小。</w:t>
      </w:r>
    </w:p>
    <w:p>
      <w:pPr>
        <w:spacing w:line="360" w:lineRule="auto"/>
        <w:ind w:firstLine="430" w:firstLineChars="205"/>
        <w:rPr>
          <w:rFonts w:ascii="宋体" w:hAnsi="宋体" w:cs="宋体"/>
          <w:color w:val="000000"/>
          <w:kern w:val="0"/>
          <w:szCs w:val="21"/>
        </w:rPr>
      </w:pPr>
      <w:r>
        <w:rPr>
          <w:rFonts w:hint="eastAsia" w:ascii="宋体" w:hAnsi="宋体" w:cs="宋体"/>
          <w:color w:val="000000"/>
          <w:kern w:val="0"/>
          <w:szCs w:val="21"/>
        </w:rPr>
        <w:t xml:space="preserve"> </w:t>
      </w:r>
    </w:p>
    <w:p>
      <w:pPr>
        <w:spacing w:line="360" w:lineRule="auto"/>
        <w:ind w:firstLine="430" w:firstLineChars="205"/>
        <w:rPr>
          <w:rFonts w:ascii="宋体" w:hAnsi="宋体" w:cs="宋体"/>
          <w:color w:val="000000"/>
          <w:kern w:val="0"/>
          <w:szCs w:val="21"/>
        </w:rPr>
      </w:pPr>
      <w:r>
        <w:rPr>
          <w:rFonts w:ascii="宋体" w:hAnsi="宋体" w:cs="宋体"/>
          <w:color w:val="000000"/>
          <w:kern w:val="0"/>
          <w:szCs w:val="21"/>
        </w:rPr>
        <w:t>（2）</w:t>
      </w:r>
      <w:r>
        <w:rPr>
          <w:rFonts w:hint="eastAsia" w:ascii="宋体" w:hAnsi="宋体" w:cs="宋体"/>
          <w:color w:val="000000"/>
          <w:kern w:val="0"/>
          <w:szCs w:val="21"/>
        </w:rPr>
        <w:t>针对神经网络模型预测基底掺杂吸附总能量，因为使用了基底材料、掺杂原子、掺杂方式、掺杂位置作为数据集的特征数据，因此需要把这些数据进行转换，转换为对应的标签数值。同时把数据转化为浮点类型，以便于模型更好的训练。随后对数据进行标准化，把不同规模的数据统一到同一规模，模型才能够正常收敛。</w:t>
      </w:r>
    </w:p>
    <w:p>
      <w:pPr>
        <w:spacing w:line="360" w:lineRule="auto"/>
        <w:ind w:firstLine="430" w:firstLineChars="205"/>
        <w:rPr>
          <w:rFonts w:ascii="宋体" w:hAnsi="宋体" w:cs="宋体"/>
          <w:color w:val="000000"/>
          <w:kern w:val="0"/>
          <w:szCs w:val="21"/>
        </w:rPr>
      </w:pPr>
      <w:r>
        <w:rPr>
          <w:rFonts w:hint="eastAsia" w:ascii="宋体" w:hAnsi="宋体" w:cs="宋体"/>
          <w:color w:val="000000"/>
          <w:kern w:val="0"/>
          <w:szCs w:val="21"/>
        </w:rPr>
        <w:t xml:space="preserve"> </w:t>
      </w:r>
    </w:p>
    <w:p>
      <w:pPr>
        <w:spacing w:line="360" w:lineRule="auto"/>
        <w:ind w:firstLine="430" w:firstLineChars="205"/>
        <w:rPr>
          <w:rFonts w:ascii="宋体" w:hAnsi="宋体" w:cs="宋体"/>
          <w:color w:val="000000"/>
          <w:kern w:val="0"/>
          <w:szCs w:val="21"/>
        </w:rPr>
      </w:pPr>
      <w:r>
        <w:rPr>
          <w:rFonts w:ascii="宋体" w:hAnsi="宋体" w:cs="宋体"/>
          <w:color w:val="000000"/>
          <w:kern w:val="0"/>
          <w:szCs w:val="21"/>
        </w:rPr>
        <w:t>（3）</w:t>
      </w:r>
      <w:r>
        <w:rPr>
          <w:rFonts w:hint="eastAsia" w:ascii="宋体" w:hAnsi="宋体" w:cs="宋体"/>
          <w:color w:val="000000"/>
          <w:kern w:val="0"/>
          <w:szCs w:val="21"/>
        </w:rPr>
        <w:t>基于已训练完成的神经网络深度学习模型，可以对基底材料中掺杂原子的任意位置、任意方式的掺杂总能量进行预测。其预测真实值和误差值呈现正态分布基于以上结果可以看出训练出来的神经网络具有良好的泛化性能，可以在没有经过训练的数据集上取得相当不错的表现。也说明了所训练出来的深度学习模型有望被用于进行材料掺杂及吸附性能的优化设计。</w:t>
      </w:r>
    </w:p>
    <w:p>
      <w:pPr>
        <w:autoSpaceDE w:val="0"/>
        <w:autoSpaceDN w:val="0"/>
        <w:adjustRightInd w:val="0"/>
        <w:spacing w:line="360" w:lineRule="auto"/>
        <w:ind w:firstLine="430" w:firstLineChars="205"/>
        <w:jc w:val="left"/>
        <w:rPr>
          <w:kern w:val="0"/>
          <w:szCs w:val="21"/>
        </w:rPr>
      </w:pPr>
    </w:p>
    <w:p>
      <w:pPr>
        <w:pStyle w:val="3"/>
        <w:spacing w:before="0" w:after="0" w:line="360" w:lineRule="auto"/>
        <w:rPr>
          <w:rFonts w:ascii="Times New Roman" w:hAnsi="Times New Roman" w:eastAsia="宋体"/>
          <w:bCs w:val="0"/>
          <w:color w:val="000000"/>
          <w:kern w:val="0"/>
          <w:sz w:val="28"/>
          <w:szCs w:val="28"/>
        </w:rPr>
      </w:pPr>
      <w:r>
        <w:rPr>
          <w:rFonts w:ascii="Times New Roman" w:hAnsi="Times New Roman" w:eastAsia="宋体"/>
          <w:bCs w:val="0"/>
          <w:color w:val="000000"/>
          <w:kern w:val="0"/>
          <w:sz w:val="28"/>
          <w:szCs w:val="28"/>
        </w:rPr>
        <w:t>参考文献</w:t>
      </w:r>
      <w:r>
        <w:rPr>
          <w:rFonts w:hint="eastAsia" w:ascii="Times New Roman" w:hAnsi="Times New Roman" w:eastAsia="宋体"/>
          <w:bCs w:val="0"/>
          <w:color w:val="000000"/>
          <w:kern w:val="0"/>
          <w:sz w:val="28"/>
          <w:szCs w:val="28"/>
        </w:rPr>
        <w:t>：</w:t>
      </w:r>
    </w:p>
    <w:p>
      <w:pPr>
        <w:pStyle w:val="9"/>
        <w:spacing w:before="0" w:beforeAutospacing="0" w:after="0" w:afterAutospacing="0"/>
        <w:jc w:val="both"/>
        <w:rPr>
          <w:color w:val="000000"/>
          <w:kern w:val="2"/>
          <w:sz w:val="20"/>
          <w:szCs w:val="20"/>
        </w:rPr>
      </w:pPr>
      <w:r>
        <w:rPr>
          <w:rFonts w:hint="eastAsia"/>
          <w:color w:val="000000"/>
          <w:kern w:val="2"/>
          <w:sz w:val="20"/>
          <w:szCs w:val="20"/>
          <w:lang w:bidi="ar"/>
        </w:rPr>
        <w:t>[1] Dong Yanhua, She Anqi, Wang Ming, Liang Jiuxin, Sun Hongyu. Multivariate compound band gap prediction based on machine learning [C].Journal of Jilin Normal University (Natural Science Edition),2022,43(2):120-121</w:t>
      </w:r>
    </w:p>
    <w:p>
      <w:pPr>
        <w:pStyle w:val="9"/>
        <w:spacing w:before="0" w:beforeAutospacing="0" w:after="0" w:afterAutospacing="0"/>
        <w:jc w:val="both"/>
        <w:rPr>
          <w:color w:val="000000"/>
          <w:kern w:val="2"/>
          <w:sz w:val="20"/>
          <w:szCs w:val="20"/>
        </w:rPr>
      </w:pPr>
      <w:r>
        <w:rPr>
          <w:rFonts w:hint="eastAsia"/>
          <w:color w:val="000000"/>
          <w:kern w:val="2"/>
          <w:sz w:val="20"/>
          <w:szCs w:val="20"/>
          <w:lang w:bidi="ar"/>
        </w:rPr>
        <w:t>[2] Wan Xinyang,Zhang Yehui,Lu Shuaihua,Wu Yilei,Zhou Shuhua,Wang Jinlan. Machine learning accelerates the search for novel diperovskite oxide photocatalysts[J/OL].Acta Physica Sinica:1-21[2022-08-13].http://kns.cnki.net/kcms/detail/11.1958.O4.20220602.1835.004.html</w:t>
      </w:r>
    </w:p>
    <w:p>
      <w:pPr>
        <w:pStyle w:val="9"/>
        <w:spacing w:before="0" w:beforeAutospacing="0" w:after="0" w:afterAutospacing="0"/>
        <w:jc w:val="both"/>
        <w:rPr>
          <w:color w:val="000000"/>
          <w:kern w:val="2"/>
          <w:sz w:val="20"/>
          <w:szCs w:val="20"/>
        </w:rPr>
      </w:pPr>
      <w:r>
        <w:rPr>
          <w:rFonts w:hint="eastAsia"/>
          <w:color w:val="000000"/>
          <w:kern w:val="2"/>
          <w:sz w:val="20"/>
          <w:szCs w:val="20"/>
          <w:lang w:bidi="ar"/>
        </w:rPr>
        <w:t>[3] Tran K, Ulisi Z W. Natural Catalysis, 2018, 1, 696.SONG Qinggong，CHANG Binbin，DONG Shanshan，GU Weifeng，KANG Jianhai，WANG Mingchao，LIU Zhifeng. Machine learning and its influence on materials research and development [C].Materials Reports，2022,36(1):3</w:t>
      </w:r>
    </w:p>
    <w:p>
      <w:pPr>
        <w:spacing w:line="360" w:lineRule="auto"/>
        <w:rPr>
          <w:color w:val="000000"/>
          <w:kern w:val="0"/>
          <w:szCs w:val="21"/>
        </w:rPr>
      </w:pPr>
      <w:r>
        <w:rPr>
          <w:rFonts w:hint="eastAsia" w:ascii="宋体" w:hAnsi="宋体" w:cs="宋体"/>
          <w:sz w:val="20"/>
          <w:szCs w:val="20"/>
        </w:rPr>
        <w:t>[</w:t>
      </w:r>
      <w:r>
        <w:rPr>
          <w:rFonts w:ascii="宋体" w:hAnsi="宋体" w:cs="宋体"/>
          <w:sz w:val="20"/>
          <w:szCs w:val="20"/>
        </w:rPr>
        <w:t>4</w:t>
      </w:r>
      <w:r>
        <w:rPr>
          <w:rFonts w:hint="eastAsia" w:ascii="宋体" w:hAnsi="宋体" w:cs="宋体"/>
          <w:sz w:val="20"/>
          <w:szCs w:val="20"/>
        </w:rPr>
        <w:t>]</w:t>
      </w:r>
      <w:r>
        <w:rPr>
          <w:rFonts w:ascii="宋体" w:hAnsi="宋体" w:cs="宋体"/>
          <w:sz w:val="20"/>
          <w:szCs w:val="20"/>
        </w:rPr>
        <w:t xml:space="preserve"> </w:t>
      </w:r>
      <w:r>
        <w:rPr>
          <w:rFonts w:hint="eastAsia" w:ascii="宋体" w:hAnsi="宋体" w:cs="宋体"/>
          <w:sz w:val="20"/>
          <w:szCs w:val="20"/>
        </w:rPr>
        <w:t>游洋，杜婉，李惟驹，陈竞哲，基于机器学习的二维材料带隙预测[N].上海：上海大学学报，2020.</w:t>
      </w:r>
    </w:p>
    <w:sectPr>
      <w:headerReference r:id="rId3" w:type="default"/>
      <w:headerReference r:id="rId4" w:type="even"/>
      <w:pgSz w:w="11906" w:h="16838"/>
      <w:pgMar w:top="851" w:right="1134" w:bottom="851" w:left="1134"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20B0604020202020204"/>
    <w:charset w:val="00"/>
    <w:family w:val="auto"/>
    <w:pitch w:val="default"/>
    <w:sig w:usb0="00000000" w:usb1="00000000" w:usb2="00000000"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流云">
    <w15:presenceInfo w15:providerId="None" w15:userId="流云"/>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EzYmNlN2VjZDg4ZjA0YTJmY2M5NTc0ZTgwZTE4ZGYifQ=="/>
  </w:docVars>
  <w:rsids>
    <w:rsidRoot w:val="0010711C"/>
    <w:rsid w:val="00002B67"/>
    <w:rsid w:val="0001027D"/>
    <w:rsid w:val="000154B6"/>
    <w:rsid w:val="0001599F"/>
    <w:rsid w:val="00021681"/>
    <w:rsid w:val="000234A2"/>
    <w:rsid w:val="0002451A"/>
    <w:rsid w:val="000263C4"/>
    <w:rsid w:val="00030EBD"/>
    <w:rsid w:val="00031FAC"/>
    <w:rsid w:val="000322D4"/>
    <w:rsid w:val="00033B18"/>
    <w:rsid w:val="000447C1"/>
    <w:rsid w:val="00047CDA"/>
    <w:rsid w:val="00054B56"/>
    <w:rsid w:val="00055812"/>
    <w:rsid w:val="00061CE6"/>
    <w:rsid w:val="00064965"/>
    <w:rsid w:val="0006667B"/>
    <w:rsid w:val="00071E0B"/>
    <w:rsid w:val="00072D2C"/>
    <w:rsid w:val="000771B0"/>
    <w:rsid w:val="000824E3"/>
    <w:rsid w:val="00082A47"/>
    <w:rsid w:val="0008711D"/>
    <w:rsid w:val="00090BCC"/>
    <w:rsid w:val="00093B2E"/>
    <w:rsid w:val="000A5570"/>
    <w:rsid w:val="000A6C6E"/>
    <w:rsid w:val="000B10EF"/>
    <w:rsid w:val="000C1B6A"/>
    <w:rsid w:val="000C1F96"/>
    <w:rsid w:val="000C69D5"/>
    <w:rsid w:val="000D14A3"/>
    <w:rsid w:val="000D4693"/>
    <w:rsid w:val="000E5618"/>
    <w:rsid w:val="000E6443"/>
    <w:rsid w:val="000F18F4"/>
    <w:rsid w:val="000F55F7"/>
    <w:rsid w:val="00104540"/>
    <w:rsid w:val="0010711C"/>
    <w:rsid w:val="001102A3"/>
    <w:rsid w:val="0011060F"/>
    <w:rsid w:val="001143DD"/>
    <w:rsid w:val="001227A1"/>
    <w:rsid w:val="001242B4"/>
    <w:rsid w:val="00134D58"/>
    <w:rsid w:val="00135D2D"/>
    <w:rsid w:val="0013798F"/>
    <w:rsid w:val="00137B40"/>
    <w:rsid w:val="00142B46"/>
    <w:rsid w:val="00145196"/>
    <w:rsid w:val="00146731"/>
    <w:rsid w:val="00157609"/>
    <w:rsid w:val="00157E93"/>
    <w:rsid w:val="00161032"/>
    <w:rsid w:val="0016220D"/>
    <w:rsid w:val="00164B93"/>
    <w:rsid w:val="0016670C"/>
    <w:rsid w:val="001717AB"/>
    <w:rsid w:val="001742B7"/>
    <w:rsid w:val="001758B9"/>
    <w:rsid w:val="00182118"/>
    <w:rsid w:val="001841EA"/>
    <w:rsid w:val="00192E7D"/>
    <w:rsid w:val="0019377C"/>
    <w:rsid w:val="001958CF"/>
    <w:rsid w:val="00195DFC"/>
    <w:rsid w:val="001A0343"/>
    <w:rsid w:val="001A059D"/>
    <w:rsid w:val="001A273F"/>
    <w:rsid w:val="001A3ABC"/>
    <w:rsid w:val="001A50A2"/>
    <w:rsid w:val="001B2392"/>
    <w:rsid w:val="001B2DF0"/>
    <w:rsid w:val="001B5FE9"/>
    <w:rsid w:val="001C4C08"/>
    <w:rsid w:val="001C4E50"/>
    <w:rsid w:val="001C55D6"/>
    <w:rsid w:val="001C5CE5"/>
    <w:rsid w:val="001D5D88"/>
    <w:rsid w:val="001E3997"/>
    <w:rsid w:val="001E7AEF"/>
    <w:rsid w:val="001F031C"/>
    <w:rsid w:val="00200599"/>
    <w:rsid w:val="00204497"/>
    <w:rsid w:val="00206DC8"/>
    <w:rsid w:val="00207F7A"/>
    <w:rsid w:val="00214EFA"/>
    <w:rsid w:val="00214F11"/>
    <w:rsid w:val="0021530E"/>
    <w:rsid w:val="00220AFC"/>
    <w:rsid w:val="00225EBF"/>
    <w:rsid w:val="0023559E"/>
    <w:rsid w:val="00245109"/>
    <w:rsid w:val="00245800"/>
    <w:rsid w:val="00250DB4"/>
    <w:rsid w:val="00253066"/>
    <w:rsid w:val="00255EEF"/>
    <w:rsid w:val="00257711"/>
    <w:rsid w:val="00261264"/>
    <w:rsid w:val="002619F7"/>
    <w:rsid w:val="00265900"/>
    <w:rsid w:val="002711BB"/>
    <w:rsid w:val="00272475"/>
    <w:rsid w:val="002742D3"/>
    <w:rsid w:val="00287639"/>
    <w:rsid w:val="00291D2B"/>
    <w:rsid w:val="00292D9A"/>
    <w:rsid w:val="00296B36"/>
    <w:rsid w:val="002A0BFA"/>
    <w:rsid w:val="002C4341"/>
    <w:rsid w:val="002C48E5"/>
    <w:rsid w:val="002D0E61"/>
    <w:rsid w:val="002D1FD6"/>
    <w:rsid w:val="002D3D2D"/>
    <w:rsid w:val="002E0F32"/>
    <w:rsid w:val="002E45E6"/>
    <w:rsid w:val="002E4FB4"/>
    <w:rsid w:val="002E5187"/>
    <w:rsid w:val="002E6026"/>
    <w:rsid w:val="002F048B"/>
    <w:rsid w:val="002F14BB"/>
    <w:rsid w:val="002F5D61"/>
    <w:rsid w:val="00302AB6"/>
    <w:rsid w:val="00303149"/>
    <w:rsid w:val="00304BE7"/>
    <w:rsid w:val="00305A55"/>
    <w:rsid w:val="0031284F"/>
    <w:rsid w:val="00314939"/>
    <w:rsid w:val="00314D53"/>
    <w:rsid w:val="00316E00"/>
    <w:rsid w:val="00320693"/>
    <w:rsid w:val="003238B7"/>
    <w:rsid w:val="00323902"/>
    <w:rsid w:val="00323F31"/>
    <w:rsid w:val="003248B8"/>
    <w:rsid w:val="00331557"/>
    <w:rsid w:val="00332A03"/>
    <w:rsid w:val="00337D3A"/>
    <w:rsid w:val="003400F8"/>
    <w:rsid w:val="0034048E"/>
    <w:rsid w:val="0034061B"/>
    <w:rsid w:val="00346FA5"/>
    <w:rsid w:val="00351388"/>
    <w:rsid w:val="00352377"/>
    <w:rsid w:val="00352B85"/>
    <w:rsid w:val="003629CD"/>
    <w:rsid w:val="003664DE"/>
    <w:rsid w:val="003665D6"/>
    <w:rsid w:val="003719E3"/>
    <w:rsid w:val="00374D81"/>
    <w:rsid w:val="00382134"/>
    <w:rsid w:val="003822DE"/>
    <w:rsid w:val="00382A71"/>
    <w:rsid w:val="00386CF9"/>
    <w:rsid w:val="003925DE"/>
    <w:rsid w:val="00393BD1"/>
    <w:rsid w:val="003966F8"/>
    <w:rsid w:val="003A0533"/>
    <w:rsid w:val="003A183E"/>
    <w:rsid w:val="003A2900"/>
    <w:rsid w:val="003A4594"/>
    <w:rsid w:val="003A5753"/>
    <w:rsid w:val="003A6847"/>
    <w:rsid w:val="003A70C5"/>
    <w:rsid w:val="003A7C57"/>
    <w:rsid w:val="003B2B5A"/>
    <w:rsid w:val="003B30DC"/>
    <w:rsid w:val="003B37A4"/>
    <w:rsid w:val="003B6412"/>
    <w:rsid w:val="003B74D2"/>
    <w:rsid w:val="003C5F84"/>
    <w:rsid w:val="003D2C60"/>
    <w:rsid w:val="003D453F"/>
    <w:rsid w:val="003E0638"/>
    <w:rsid w:val="003E0A2E"/>
    <w:rsid w:val="003E1512"/>
    <w:rsid w:val="003E4287"/>
    <w:rsid w:val="003E45DE"/>
    <w:rsid w:val="003E69A4"/>
    <w:rsid w:val="003F17D4"/>
    <w:rsid w:val="003F26A1"/>
    <w:rsid w:val="003F404A"/>
    <w:rsid w:val="004048DB"/>
    <w:rsid w:val="00404C49"/>
    <w:rsid w:val="00407F59"/>
    <w:rsid w:val="00413BF5"/>
    <w:rsid w:val="00420990"/>
    <w:rsid w:val="0042204C"/>
    <w:rsid w:val="00423D7A"/>
    <w:rsid w:val="00424B49"/>
    <w:rsid w:val="00425D16"/>
    <w:rsid w:val="004272CD"/>
    <w:rsid w:val="00433DDD"/>
    <w:rsid w:val="004453B5"/>
    <w:rsid w:val="00452C72"/>
    <w:rsid w:val="0046172D"/>
    <w:rsid w:val="004645DA"/>
    <w:rsid w:val="004704A1"/>
    <w:rsid w:val="00472309"/>
    <w:rsid w:val="00474AB9"/>
    <w:rsid w:val="00475D31"/>
    <w:rsid w:val="004773EF"/>
    <w:rsid w:val="004824C2"/>
    <w:rsid w:val="004827AA"/>
    <w:rsid w:val="00485829"/>
    <w:rsid w:val="004858E9"/>
    <w:rsid w:val="00487043"/>
    <w:rsid w:val="004945ED"/>
    <w:rsid w:val="004A6E5D"/>
    <w:rsid w:val="004B14A0"/>
    <w:rsid w:val="004B3382"/>
    <w:rsid w:val="004C160C"/>
    <w:rsid w:val="004D0B6A"/>
    <w:rsid w:val="004D30C8"/>
    <w:rsid w:val="004D47A5"/>
    <w:rsid w:val="004E212E"/>
    <w:rsid w:val="004E2603"/>
    <w:rsid w:val="004E4586"/>
    <w:rsid w:val="004F21BC"/>
    <w:rsid w:val="004F517C"/>
    <w:rsid w:val="00500BA4"/>
    <w:rsid w:val="00504734"/>
    <w:rsid w:val="0050566D"/>
    <w:rsid w:val="00515425"/>
    <w:rsid w:val="005155C1"/>
    <w:rsid w:val="00516068"/>
    <w:rsid w:val="00517BA2"/>
    <w:rsid w:val="00524EAE"/>
    <w:rsid w:val="005253EC"/>
    <w:rsid w:val="005308DA"/>
    <w:rsid w:val="005410A5"/>
    <w:rsid w:val="00545F02"/>
    <w:rsid w:val="00546DE4"/>
    <w:rsid w:val="005535CC"/>
    <w:rsid w:val="0055603A"/>
    <w:rsid w:val="00556241"/>
    <w:rsid w:val="0055751D"/>
    <w:rsid w:val="00560611"/>
    <w:rsid w:val="005663D0"/>
    <w:rsid w:val="00566A94"/>
    <w:rsid w:val="00567931"/>
    <w:rsid w:val="00567BF0"/>
    <w:rsid w:val="0057068A"/>
    <w:rsid w:val="0057184E"/>
    <w:rsid w:val="005726ED"/>
    <w:rsid w:val="005731E9"/>
    <w:rsid w:val="0059028A"/>
    <w:rsid w:val="00595331"/>
    <w:rsid w:val="005A4BF5"/>
    <w:rsid w:val="005A68C8"/>
    <w:rsid w:val="005A7EFE"/>
    <w:rsid w:val="005B1569"/>
    <w:rsid w:val="005B30EF"/>
    <w:rsid w:val="005C0A5C"/>
    <w:rsid w:val="005C14C0"/>
    <w:rsid w:val="005C3E48"/>
    <w:rsid w:val="005D64DA"/>
    <w:rsid w:val="005E0FD1"/>
    <w:rsid w:val="005E265A"/>
    <w:rsid w:val="005E43EC"/>
    <w:rsid w:val="005E5852"/>
    <w:rsid w:val="005E69AA"/>
    <w:rsid w:val="005F55E4"/>
    <w:rsid w:val="005F6520"/>
    <w:rsid w:val="0060215B"/>
    <w:rsid w:val="00604809"/>
    <w:rsid w:val="00612C34"/>
    <w:rsid w:val="0061747D"/>
    <w:rsid w:val="00627FA1"/>
    <w:rsid w:val="00630179"/>
    <w:rsid w:val="00634836"/>
    <w:rsid w:val="00634A88"/>
    <w:rsid w:val="006360EA"/>
    <w:rsid w:val="006372E1"/>
    <w:rsid w:val="00637EB2"/>
    <w:rsid w:val="00640758"/>
    <w:rsid w:val="00650B90"/>
    <w:rsid w:val="00655A88"/>
    <w:rsid w:val="006561D9"/>
    <w:rsid w:val="00656AF6"/>
    <w:rsid w:val="006621D1"/>
    <w:rsid w:val="00666016"/>
    <w:rsid w:val="00666B73"/>
    <w:rsid w:val="0066731F"/>
    <w:rsid w:val="0067113F"/>
    <w:rsid w:val="006714F8"/>
    <w:rsid w:val="00671EE0"/>
    <w:rsid w:val="006747BB"/>
    <w:rsid w:val="00687177"/>
    <w:rsid w:val="006871B7"/>
    <w:rsid w:val="0068744C"/>
    <w:rsid w:val="00694C26"/>
    <w:rsid w:val="00696E24"/>
    <w:rsid w:val="006A0E55"/>
    <w:rsid w:val="006A2732"/>
    <w:rsid w:val="006A6B36"/>
    <w:rsid w:val="006A7754"/>
    <w:rsid w:val="006B041A"/>
    <w:rsid w:val="006B3B36"/>
    <w:rsid w:val="006B3C1A"/>
    <w:rsid w:val="006C17D2"/>
    <w:rsid w:val="006D47D0"/>
    <w:rsid w:val="006E4603"/>
    <w:rsid w:val="006F0591"/>
    <w:rsid w:val="006F2FC8"/>
    <w:rsid w:val="006F49B5"/>
    <w:rsid w:val="00703295"/>
    <w:rsid w:val="0070672F"/>
    <w:rsid w:val="0071075B"/>
    <w:rsid w:val="007109C3"/>
    <w:rsid w:val="007121B2"/>
    <w:rsid w:val="0071478D"/>
    <w:rsid w:val="0071615C"/>
    <w:rsid w:val="007179F8"/>
    <w:rsid w:val="0072372D"/>
    <w:rsid w:val="0072667E"/>
    <w:rsid w:val="00726AF3"/>
    <w:rsid w:val="00732B0E"/>
    <w:rsid w:val="00735B20"/>
    <w:rsid w:val="007375D6"/>
    <w:rsid w:val="00737A1A"/>
    <w:rsid w:val="00742212"/>
    <w:rsid w:val="00743E2C"/>
    <w:rsid w:val="00744C71"/>
    <w:rsid w:val="00751B0B"/>
    <w:rsid w:val="00754472"/>
    <w:rsid w:val="00762A50"/>
    <w:rsid w:val="00762D9C"/>
    <w:rsid w:val="007646FA"/>
    <w:rsid w:val="00775FB9"/>
    <w:rsid w:val="00777011"/>
    <w:rsid w:val="0078501E"/>
    <w:rsid w:val="00787C89"/>
    <w:rsid w:val="007931F5"/>
    <w:rsid w:val="00795D10"/>
    <w:rsid w:val="00797578"/>
    <w:rsid w:val="007A1749"/>
    <w:rsid w:val="007A4C49"/>
    <w:rsid w:val="007A4CE7"/>
    <w:rsid w:val="007B08E8"/>
    <w:rsid w:val="007B0C6F"/>
    <w:rsid w:val="007B4A11"/>
    <w:rsid w:val="007C7BFA"/>
    <w:rsid w:val="007D65E5"/>
    <w:rsid w:val="007E0697"/>
    <w:rsid w:val="007E4FED"/>
    <w:rsid w:val="007F2585"/>
    <w:rsid w:val="007F5257"/>
    <w:rsid w:val="00803F6D"/>
    <w:rsid w:val="00807D50"/>
    <w:rsid w:val="0081272E"/>
    <w:rsid w:val="00812ACF"/>
    <w:rsid w:val="00812CAA"/>
    <w:rsid w:val="00813540"/>
    <w:rsid w:val="00820924"/>
    <w:rsid w:val="0082393A"/>
    <w:rsid w:val="00825730"/>
    <w:rsid w:val="008259F7"/>
    <w:rsid w:val="00832BFF"/>
    <w:rsid w:val="00832E6E"/>
    <w:rsid w:val="00836527"/>
    <w:rsid w:val="00837D2F"/>
    <w:rsid w:val="008406B7"/>
    <w:rsid w:val="00855260"/>
    <w:rsid w:val="008557EA"/>
    <w:rsid w:val="00866019"/>
    <w:rsid w:val="008664E0"/>
    <w:rsid w:val="0087291B"/>
    <w:rsid w:val="0088004A"/>
    <w:rsid w:val="0088338B"/>
    <w:rsid w:val="00883C5C"/>
    <w:rsid w:val="00887BCB"/>
    <w:rsid w:val="00896598"/>
    <w:rsid w:val="008A27B5"/>
    <w:rsid w:val="008C0A64"/>
    <w:rsid w:val="008C0D2B"/>
    <w:rsid w:val="008C46B6"/>
    <w:rsid w:val="008D2500"/>
    <w:rsid w:val="008D756E"/>
    <w:rsid w:val="008E2610"/>
    <w:rsid w:val="008E399D"/>
    <w:rsid w:val="008E4F82"/>
    <w:rsid w:val="008F0BB0"/>
    <w:rsid w:val="008F5B37"/>
    <w:rsid w:val="008F5D73"/>
    <w:rsid w:val="008F7E49"/>
    <w:rsid w:val="00914395"/>
    <w:rsid w:val="009163A2"/>
    <w:rsid w:val="009170E3"/>
    <w:rsid w:val="00922D51"/>
    <w:rsid w:val="00925A64"/>
    <w:rsid w:val="009272AE"/>
    <w:rsid w:val="0093343B"/>
    <w:rsid w:val="00940207"/>
    <w:rsid w:val="00943088"/>
    <w:rsid w:val="00951E1D"/>
    <w:rsid w:val="00955AAD"/>
    <w:rsid w:val="009567BC"/>
    <w:rsid w:val="0095695C"/>
    <w:rsid w:val="00956CC1"/>
    <w:rsid w:val="00957CDB"/>
    <w:rsid w:val="00967216"/>
    <w:rsid w:val="009703E9"/>
    <w:rsid w:val="00975FCF"/>
    <w:rsid w:val="0098423C"/>
    <w:rsid w:val="00986386"/>
    <w:rsid w:val="00986568"/>
    <w:rsid w:val="00990F0E"/>
    <w:rsid w:val="00994F95"/>
    <w:rsid w:val="009959B5"/>
    <w:rsid w:val="009A55CE"/>
    <w:rsid w:val="009B1A2D"/>
    <w:rsid w:val="009B4722"/>
    <w:rsid w:val="009C2287"/>
    <w:rsid w:val="009C2521"/>
    <w:rsid w:val="009C3858"/>
    <w:rsid w:val="009D11D5"/>
    <w:rsid w:val="009D22B3"/>
    <w:rsid w:val="009D5FE9"/>
    <w:rsid w:val="009D6862"/>
    <w:rsid w:val="009D7D38"/>
    <w:rsid w:val="009E213A"/>
    <w:rsid w:val="009E3EDF"/>
    <w:rsid w:val="009E5BF9"/>
    <w:rsid w:val="009F0B9D"/>
    <w:rsid w:val="009F2538"/>
    <w:rsid w:val="009F29B4"/>
    <w:rsid w:val="00A06B6F"/>
    <w:rsid w:val="00A10894"/>
    <w:rsid w:val="00A10A7D"/>
    <w:rsid w:val="00A11052"/>
    <w:rsid w:val="00A12063"/>
    <w:rsid w:val="00A130ED"/>
    <w:rsid w:val="00A13D5D"/>
    <w:rsid w:val="00A13E99"/>
    <w:rsid w:val="00A158F2"/>
    <w:rsid w:val="00A17B9D"/>
    <w:rsid w:val="00A20E16"/>
    <w:rsid w:val="00A2411B"/>
    <w:rsid w:val="00A302D3"/>
    <w:rsid w:val="00A343EF"/>
    <w:rsid w:val="00A35210"/>
    <w:rsid w:val="00A3654F"/>
    <w:rsid w:val="00A4401F"/>
    <w:rsid w:val="00A45401"/>
    <w:rsid w:val="00A4672B"/>
    <w:rsid w:val="00A469BA"/>
    <w:rsid w:val="00A475AC"/>
    <w:rsid w:val="00A52133"/>
    <w:rsid w:val="00A528EC"/>
    <w:rsid w:val="00A52B61"/>
    <w:rsid w:val="00A57AE2"/>
    <w:rsid w:val="00A615A0"/>
    <w:rsid w:val="00A74904"/>
    <w:rsid w:val="00A76AF4"/>
    <w:rsid w:val="00A8330F"/>
    <w:rsid w:val="00A86456"/>
    <w:rsid w:val="00A8781F"/>
    <w:rsid w:val="00A91AB8"/>
    <w:rsid w:val="00A94A55"/>
    <w:rsid w:val="00A94BC2"/>
    <w:rsid w:val="00A9714C"/>
    <w:rsid w:val="00A97C34"/>
    <w:rsid w:val="00AA0F7F"/>
    <w:rsid w:val="00AA43A9"/>
    <w:rsid w:val="00AB12D1"/>
    <w:rsid w:val="00AC0AC5"/>
    <w:rsid w:val="00AC1105"/>
    <w:rsid w:val="00AC264C"/>
    <w:rsid w:val="00AD4E71"/>
    <w:rsid w:val="00AE12B8"/>
    <w:rsid w:val="00AE67FA"/>
    <w:rsid w:val="00AE688F"/>
    <w:rsid w:val="00AF4544"/>
    <w:rsid w:val="00AF4E27"/>
    <w:rsid w:val="00AF70E0"/>
    <w:rsid w:val="00B0424A"/>
    <w:rsid w:val="00B0453A"/>
    <w:rsid w:val="00B14AF1"/>
    <w:rsid w:val="00B1663D"/>
    <w:rsid w:val="00B2131D"/>
    <w:rsid w:val="00B2725F"/>
    <w:rsid w:val="00B32F12"/>
    <w:rsid w:val="00B346CF"/>
    <w:rsid w:val="00B46108"/>
    <w:rsid w:val="00B479B4"/>
    <w:rsid w:val="00B505E5"/>
    <w:rsid w:val="00B51C11"/>
    <w:rsid w:val="00B55F0B"/>
    <w:rsid w:val="00B60C37"/>
    <w:rsid w:val="00B61F68"/>
    <w:rsid w:val="00B631F1"/>
    <w:rsid w:val="00B63B8C"/>
    <w:rsid w:val="00B714E8"/>
    <w:rsid w:val="00B8668E"/>
    <w:rsid w:val="00B8703D"/>
    <w:rsid w:val="00B90C54"/>
    <w:rsid w:val="00B93F56"/>
    <w:rsid w:val="00BA4FBF"/>
    <w:rsid w:val="00BA5F83"/>
    <w:rsid w:val="00BB0A4A"/>
    <w:rsid w:val="00BB2311"/>
    <w:rsid w:val="00BB7198"/>
    <w:rsid w:val="00BC0D41"/>
    <w:rsid w:val="00BC3D6B"/>
    <w:rsid w:val="00BD5030"/>
    <w:rsid w:val="00BD5F6A"/>
    <w:rsid w:val="00BE01DF"/>
    <w:rsid w:val="00BE0D87"/>
    <w:rsid w:val="00BE483D"/>
    <w:rsid w:val="00BE558F"/>
    <w:rsid w:val="00BF7549"/>
    <w:rsid w:val="00C05248"/>
    <w:rsid w:val="00C05DC3"/>
    <w:rsid w:val="00C06815"/>
    <w:rsid w:val="00C10BE7"/>
    <w:rsid w:val="00C1106D"/>
    <w:rsid w:val="00C11BA1"/>
    <w:rsid w:val="00C200A8"/>
    <w:rsid w:val="00C2577C"/>
    <w:rsid w:val="00C328F8"/>
    <w:rsid w:val="00C32A52"/>
    <w:rsid w:val="00C34D41"/>
    <w:rsid w:val="00C351EA"/>
    <w:rsid w:val="00C4499B"/>
    <w:rsid w:val="00C62897"/>
    <w:rsid w:val="00C64920"/>
    <w:rsid w:val="00C658E8"/>
    <w:rsid w:val="00C67154"/>
    <w:rsid w:val="00C6769B"/>
    <w:rsid w:val="00C704FA"/>
    <w:rsid w:val="00C81346"/>
    <w:rsid w:val="00C81E2A"/>
    <w:rsid w:val="00C83684"/>
    <w:rsid w:val="00C837D5"/>
    <w:rsid w:val="00C86A09"/>
    <w:rsid w:val="00CA0297"/>
    <w:rsid w:val="00CA17FD"/>
    <w:rsid w:val="00CB053A"/>
    <w:rsid w:val="00CB0E40"/>
    <w:rsid w:val="00CB5DBE"/>
    <w:rsid w:val="00CB5F5E"/>
    <w:rsid w:val="00CB6DA9"/>
    <w:rsid w:val="00CC04B5"/>
    <w:rsid w:val="00CC49CA"/>
    <w:rsid w:val="00CC706D"/>
    <w:rsid w:val="00CD0B50"/>
    <w:rsid w:val="00CD757D"/>
    <w:rsid w:val="00CE4A42"/>
    <w:rsid w:val="00CE6B93"/>
    <w:rsid w:val="00CE6C46"/>
    <w:rsid w:val="00CF173A"/>
    <w:rsid w:val="00CF5409"/>
    <w:rsid w:val="00CF5C5B"/>
    <w:rsid w:val="00CF6D63"/>
    <w:rsid w:val="00D07340"/>
    <w:rsid w:val="00D10BC2"/>
    <w:rsid w:val="00D169FF"/>
    <w:rsid w:val="00D22E4E"/>
    <w:rsid w:val="00D25316"/>
    <w:rsid w:val="00D258B6"/>
    <w:rsid w:val="00D323F4"/>
    <w:rsid w:val="00D3650D"/>
    <w:rsid w:val="00D46154"/>
    <w:rsid w:val="00D46DBF"/>
    <w:rsid w:val="00D504DA"/>
    <w:rsid w:val="00D513EB"/>
    <w:rsid w:val="00D5283D"/>
    <w:rsid w:val="00D55A25"/>
    <w:rsid w:val="00D573FB"/>
    <w:rsid w:val="00D70443"/>
    <w:rsid w:val="00D75311"/>
    <w:rsid w:val="00D76B44"/>
    <w:rsid w:val="00D77EC4"/>
    <w:rsid w:val="00D82610"/>
    <w:rsid w:val="00D86811"/>
    <w:rsid w:val="00D9189E"/>
    <w:rsid w:val="00D92E34"/>
    <w:rsid w:val="00D977E2"/>
    <w:rsid w:val="00DA008B"/>
    <w:rsid w:val="00DA38A8"/>
    <w:rsid w:val="00DA3DD4"/>
    <w:rsid w:val="00DA47D2"/>
    <w:rsid w:val="00DA4C33"/>
    <w:rsid w:val="00DA5C33"/>
    <w:rsid w:val="00DB0059"/>
    <w:rsid w:val="00DB05A9"/>
    <w:rsid w:val="00DB2819"/>
    <w:rsid w:val="00DB3B96"/>
    <w:rsid w:val="00DB426A"/>
    <w:rsid w:val="00DB5843"/>
    <w:rsid w:val="00DC2667"/>
    <w:rsid w:val="00DD5CDD"/>
    <w:rsid w:val="00DE2437"/>
    <w:rsid w:val="00DE3CC3"/>
    <w:rsid w:val="00DE7243"/>
    <w:rsid w:val="00DF3195"/>
    <w:rsid w:val="00DF384B"/>
    <w:rsid w:val="00E002B2"/>
    <w:rsid w:val="00E13823"/>
    <w:rsid w:val="00E1382C"/>
    <w:rsid w:val="00E14EE2"/>
    <w:rsid w:val="00E152E3"/>
    <w:rsid w:val="00E1606F"/>
    <w:rsid w:val="00E174EB"/>
    <w:rsid w:val="00E23B6F"/>
    <w:rsid w:val="00E23F9B"/>
    <w:rsid w:val="00E271F4"/>
    <w:rsid w:val="00E37D42"/>
    <w:rsid w:val="00E424AE"/>
    <w:rsid w:val="00E502AC"/>
    <w:rsid w:val="00E50768"/>
    <w:rsid w:val="00E50FDC"/>
    <w:rsid w:val="00E51761"/>
    <w:rsid w:val="00E5585E"/>
    <w:rsid w:val="00E566A5"/>
    <w:rsid w:val="00E57659"/>
    <w:rsid w:val="00E61DB4"/>
    <w:rsid w:val="00E6649D"/>
    <w:rsid w:val="00E67F95"/>
    <w:rsid w:val="00E77290"/>
    <w:rsid w:val="00E8193E"/>
    <w:rsid w:val="00E825DC"/>
    <w:rsid w:val="00E867CA"/>
    <w:rsid w:val="00E91437"/>
    <w:rsid w:val="00E957FC"/>
    <w:rsid w:val="00E9730D"/>
    <w:rsid w:val="00EA4F21"/>
    <w:rsid w:val="00EB28AF"/>
    <w:rsid w:val="00EC13EB"/>
    <w:rsid w:val="00ED16B0"/>
    <w:rsid w:val="00ED4637"/>
    <w:rsid w:val="00EE32C3"/>
    <w:rsid w:val="00EE3E5D"/>
    <w:rsid w:val="00EF1DA6"/>
    <w:rsid w:val="00F0312B"/>
    <w:rsid w:val="00F0661C"/>
    <w:rsid w:val="00F06FBD"/>
    <w:rsid w:val="00F071EB"/>
    <w:rsid w:val="00F07D30"/>
    <w:rsid w:val="00F24DC4"/>
    <w:rsid w:val="00F371DF"/>
    <w:rsid w:val="00F40286"/>
    <w:rsid w:val="00F46E0D"/>
    <w:rsid w:val="00F50B3B"/>
    <w:rsid w:val="00F50CE8"/>
    <w:rsid w:val="00F53CE7"/>
    <w:rsid w:val="00F54D13"/>
    <w:rsid w:val="00F61BB1"/>
    <w:rsid w:val="00F71C80"/>
    <w:rsid w:val="00F72C6D"/>
    <w:rsid w:val="00F7374B"/>
    <w:rsid w:val="00F74454"/>
    <w:rsid w:val="00F75BF0"/>
    <w:rsid w:val="00F810D8"/>
    <w:rsid w:val="00F816C8"/>
    <w:rsid w:val="00F84DDB"/>
    <w:rsid w:val="00F8635B"/>
    <w:rsid w:val="00F93B0D"/>
    <w:rsid w:val="00FA4FDF"/>
    <w:rsid w:val="00FA7A82"/>
    <w:rsid w:val="00FB2B50"/>
    <w:rsid w:val="00FB7919"/>
    <w:rsid w:val="00FC17D0"/>
    <w:rsid w:val="00FD4521"/>
    <w:rsid w:val="00FD5573"/>
    <w:rsid w:val="00FD5CD3"/>
    <w:rsid w:val="00FD7C5F"/>
    <w:rsid w:val="00FE1487"/>
    <w:rsid w:val="00FE4213"/>
    <w:rsid w:val="00FE46A5"/>
    <w:rsid w:val="00FE756F"/>
    <w:rsid w:val="00FF11A3"/>
    <w:rsid w:val="00FF377E"/>
    <w:rsid w:val="00FF3A57"/>
    <w:rsid w:val="00FF4241"/>
    <w:rsid w:val="00FF45F2"/>
    <w:rsid w:val="00FF62B6"/>
    <w:rsid w:val="00FF6D5E"/>
    <w:rsid w:val="01306CCA"/>
    <w:rsid w:val="057C19CF"/>
    <w:rsid w:val="05C50C80"/>
    <w:rsid w:val="0FAC6630"/>
    <w:rsid w:val="0FDC5544"/>
    <w:rsid w:val="0FFFAFA4"/>
    <w:rsid w:val="117C4A74"/>
    <w:rsid w:val="12482043"/>
    <w:rsid w:val="17FF8387"/>
    <w:rsid w:val="1861465A"/>
    <w:rsid w:val="19B05F0A"/>
    <w:rsid w:val="1A5501B8"/>
    <w:rsid w:val="1BD143CB"/>
    <w:rsid w:val="1BEF65FF"/>
    <w:rsid w:val="1D4330A6"/>
    <w:rsid w:val="1D8B05A9"/>
    <w:rsid w:val="21AB6DAE"/>
    <w:rsid w:val="22283325"/>
    <w:rsid w:val="223E45F2"/>
    <w:rsid w:val="23FC6C77"/>
    <w:rsid w:val="264D1F14"/>
    <w:rsid w:val="26892747"/>
    <w:rsid w:val="28034D01"/>
    <w:rsid w:val="283A5B15"/>
    <w:rsid w:val="297F6AFE"/>
    <w:rsid w:val="2BE02651"/>
    <w:rsid w:val="2DED13AA"/>
    <w:rsid w:val="2DFF321C"/>
    <w:rsid w:val="2FFD4447"/>
    <w:rsid w:val="32675D26"/>
    <w:rsid w:val="32A55811"/>
    <w:rsid w:val="32D75F0F"/>
    <w:rsid w:val="357125F5"/>
    <w:rsid w:val="36D5B41F"/>
    <w:rsid w:val="387D2FA5"/>
    <w:rsid w:val="38877E93"/>
    <w:rsid w:val="38D51304"/>
    <w:rsid w:val="393B81B7"/>
    <w:rsid w:val="39DF1465"/>
    <w:rsid w:val="3A420B2E"/>
    <w:rsid w:val="3A722E51"/>
    <w:rsid w:val="3BB72138"/>
    <w:rsid w:val="3BCF1C7A"/>
    <w:rsid w:val="3CFB6075"/>
    <w:rsid w:val="3DE89E2A"/>
    <w:rsid w:val="3E5325C6"/>
    <w:rsid w:val="3F9BA002"/>
    <w:rsid w:val="3FDF70F0"/>
    <w:rsid w:val="4109227D"/>
    <w:rsid w:val="45221D5A"/>
    <w:rsid w:val="48747879"/>
    <w:rsid w:val="4B9E5159"/>
    <w:rsid w:val="4E1C0C26"/>
    <w:rsid w:val="50330474"/>
    <w:rsid w:val="531E0F9C"/>
    <w:rsid w:val="541F4FCC"/>
    <w:rsid w:val="55AF8A05"/>
    <w:rsid w:val="56ACF300"/>
    <w:rsid w:val="598447A7"/>
    <w:rsid w:val="5AB20948"/>
    <w:rsid w:val="5C292DE4"/>
    <w:rsid w:val="5EBCDF28"/>
    <w:rsid w:val="5ECC4315"/>
    <w:rsid w:val="5F681F1D"/>
    <w:rsid w:val="5F7C4A7E"/>
    <w:rsid w:val="5FFC49BA"/>
    <w:rsid w:val="5FFD7FED"/>
    <w:rsid w:val="60DD3C56"/>
    <w:rsid w:val="62397BA1"/>
    <w:rsid w:val="63F741A9"/>
    <w:rsid w:val="66387253"/>
    <w:rsid w:val="684E601A"/>
    <w:rsid w:val="6DCBB6B0"/>
    <w:rsid w:val="6E033E21"/>
    <w:rsid w:val="6EFFCA3C"/>
    <w:rsid w:val="72047ECB"/>
    <w:rsid w:val="72080DA2"/>
    <w:rsid w:val="725325B9"/>
    <w:rsid w:val="750C7496"/>
    <w:rsid w:val="75FF031D"/>
    <w:rsid w:val="77935205"/>
    <w:rsid w:val="77FFFE6D"/>
    <w:rsid w:val="7951534F"/>
    <w:rsid w:val="798FF3A3"/>
    <w:rsid w:val="79D044EF"/>
    <w:rsid w:val="79DE08E5"/>
    <w:rsid w:val="79DE94D5"/>
    <w:rsid w:val="7A0C25F4"/>
    <w:rsid w:val="7A5FA396"/>
    <w:rsid w:val="7A812B81"/>
    <w:rsid w:val="7AFA5AF6"/>
    <w:rsid w:val="7CF5529B"/>
    <w:rsid w:val="7E315865"/>
    <w:rsid w:val="7EE534C2"/>
    <w:rsid w:val="7EFE93FB"/>
    <w:rsid w:val="7F62D049"/>
    <w:rsid w:val="7F6D7223"/>
    <w:rsid w:val="7F9D2B87"/>
    <w:rsid w:val="7FEF3923"/>
    <w:rsid w:val="7FFFC589"/>
    <w:rsid w:val="7FFFC99A"/>
    <w:rsid w:val="9AF65984"/>
    <w:rsid w:val="9BAB9E63"/>
    <w:rsid w:val="9F7AE7D7"/>
    <w:rsid w:val="9FF9FA29"/>
    <w:rsid w:val="AFDFBE8C"/>
    <w:rsid w:val="BAFFD737"/>
    <w:rsid w:val="BDB3EB6F"/>
    <w:rsid w:val="BDFE5788"/>
    <w:rsid w:val="BEBF3E37"/>
    <w:rsid w:val="BFEFF161"/>
    <w:rsid w:val="C5BD699F"/>
    <w:rsid w:val="CBD251E1"/>
    <w:rsid w:val="D5BC516C"/>
    <w:rsid w:val="DAF5C4AC"/>
    <w:rsid w:val="DCEFED30"/>
    <w:rsid w:val="DE8B2AAE"/>
    <w:rsid w:val="DEDFBF3D"/>
    <w:rsid w:val="DEF7910D"/>
    <w:rsid w:val="DEFBA78C"/>
    <w:rsid w:val="DF4BBCEE"/>
    <w:rsid w:val="E5F12CF8"/>
    <w:rsid w:val="E7ADEAFC"/>
    <w:rsid w:val="E7FFCA50"/>
    <w:rsid w:val="EEDACD15"/>
    <w:rsid w:val="EFEDFBD4"/>
    <w:rsid w:val="EFFD4E31"/>
    <w:rsid w:val="F6EB595F"/>
    <w:rsid w:val="F7FA4309"/>
    <w:rsid w:val="FB3F99F6"/>
    <w:rsid w:val="FBEF9F32"/>
    <w:rsid w:val="FD6F0380"/>
    <w:rsid w:val="FDFD9B3C"/>
    <w:rsid w:val="FDFE558A"/>
    <w:rsid w:val="FE572018"/>
    <w:rsid w:val="FE9DB864"/>
    <w:rsid w:val="FEFA44ED"/>
    <w:rsid w:val="FEFF1D42"/>
    <w:rsid w:val="FF280663"/>
    <w:rsid w:val="FF3879F1"/>
    <w:rsid w:val="FF7B8E03"/>
    <w:rsid w:val="FFBB8CF0"/>
    <w:rsid w:val="FFDD5B33"/>
    <w:rsid w:val="FFEB7AC4"/>
    <w:rsid w:val="FFEF3BD6"/>
    <w:rsid w:val="FFFD3B9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100" w:beforeAutospacing="1" w:after="100" w:afterAutospacing="1"/>
      <w:jc w:val="left"/>
      <w:outlineLvl w:val="0"/>
    </w:pPr>
    <w:rPr>
      <w:rFonts w:hint="eastAsia" w:ascii="宋体" w:hAnsi="宋体"/>
      <w:b/>
      <w:bCs/>
      <w:kern w:val="44"/>
      <w:sz w:val="48"/>
      <w:szCs w:val="48"/>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17"/>
    <w:qFormat/>
    <w:uiPriority w:val="0"/>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footer"/>
    <w:basedOn w:val="1"/>
    <w:link w:val="18"/>
    <w:qFormat/>
    <w:uiPriority w:val="0"/>
    <w:pPr>
      <w:tabs>
        <w:tab w:val="center" w:pos="4153"/>
        <w:tab w:val="right" w:pos="8306"/>
      </w:tabs>
      <w:snapToGrid w:val="0"/>
      <w:jc w:val="left"/>
    </w:pPr>
    <w:rPr>
      <w:sz w:val="18"/>
      <w:szCs w:val="18"/>
    </w:rPr>
  </w:style>
  <w:style w:type="paragraph" w:styleId="7">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8">
    <w:name w:val="footnote text"/>
    <w:basedOn w:val="1"/>
    <w:semiHidden/>
    <w:qFormat/>
    <w:uiPriority w:val="0"/>
    <w:pPr>
      <w:snapToGrid w:val="0"/>
      <w:jc w:val="left"/>
    </w:pPr>
    <w:rPr>
      <w:sz w:val="18"/>
      <w:szCs w:val="18"/>
    </w:rPr>
  </w:style>
  <w:style w:type="paragraph" w:styleId="9">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table" w:styleId="11">
    <w:name w:val="Table Grid"/>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qFormat/>
    <w:uiPriority w:val="22"/>
    <w:rPr>
      <w:b/>
      <w:bCs/>
    </w:rPr>
  </w:style>
  <w:style w:type="character" w:styleId="14">
    <w:name w:val="Emphasis"/>
    <w:qFormat/>
    <w:uiPriority w:val="20"/>
    <w:rPr>
      <w:i/>
      <w:iCs/>
    </w:rPr>
  </w:style>
  <w:style w:type="character" w:styleId="15">
    <w:name w:val="Hyperlink"/>
    <w:basedOn w:val="12"/>
    <w:qFormat/>
    <w:uiPriority w:val="0"/>
    <w:rPr>
      <w:color w:val="0000FF"/>
      <w:u w:val="single"/>
    </w:rPr>
  </w:style>
  <w:style w:type="character" w:styleId="16">
    <w:name w:val="footnote reference"/>
    <w:semiHidden/>
    <w:qFormat/>
    <w:uiPriority w:val="0"/>
    <w:rPr>
      <w:vertAlign w:val="superscript"/>
    </w:rPr>
  </w:style>
  <w:style w:type="character" w:customStyle="1" w:styleId="17">
    <w:name w:val="标题 3 字符"/>
    <w:link w:val="4"/>
    <w:semiHidden/>
    <w:qFormat/>
    <w:uiPriority w:val="0"/>
    <w:rPr>
      <w:b/>
      <w:bCs/>
      <w:kern w:val="2"/>
      <w:sz w:val="32"/>
      <w:szCs w:val="32"/>
    </w:rPr>
  </w:style>
  <w:style w:type="character" w:customStyle="1" w:styleId="18">
    <w:name w:val="页脚 字符"/>
    <w:link w:val="6"/>
    <w:qFormat/>
    <w:uiPriority w:val="0"/>
    <w:rPr>
      <w:kern w:val="2"/>
      <w:sz w:val="18"/>
      <w:szCs w:val="18"/>
    </w:rPr>
  </w:style>
  <w:style w:type="character" w:customStyle="1" w:styleId="19">
    <w:name w:val="页眉 字符"/>
    <w:link w:val="7"/>
    <w:qFormat/>
    <w:uiPriority w:val="0"/>
    <w:rPr>
      <w:kern w:val="2"/>
      <w:sz w:val="18"/>
      <w:szCs w:val="18"/>
    </w:rPr>
  </w:style>
  <w:style w:type="paragraph" w:customStyle="1" w:styleId="20">
    <w:name w:val="正文（吴）"/>
    <w:basedOn w:val="1"/>
    <w:next w:val="1"/>
    <w:qFormat/>
    <w:uiPriority w:val="0"/>
    <w:pPr>
      <w:ind w:firstLine="851" w:firstLineChars="411"/>
    </w:pPr>
    <w:rPr>
      <w:szCs w:val="28"/>
    </w:rPr>
  </w:style>
  <w:style w:type="table" w:customStyle="1" w:styleId="21">
    <w:name w:val="三线表"/>
    <w:basedOn w:val="10"/>
    <w:qFormat/>
    <w:uiPriority w:val="0"/>
    <w:tblPr>
      <w:tblBorders>
        <w:top w:val="single" w:color="auto" w:sz="12" w:space="0"/>
        <w:bottom w:val="single" w:color="auto" w:sz="12" w:space="0"/>
      </w:tblBorders>
    </w:tblPr>
    <w:tblStylePr w:type="firstRow">
      <w:tcPr>
        <w:tcBorders>
          <w:top w:val="single" w:color="auto" w:sz="12" w:space="0"/>
          <w:left w:val="single" w:color="auto" w:sz="6" w:space="0"/>
          <w:bottom w:val="nil"/>
          <w:right w:val="nil"/>
          <w:insideH w:val="nil"/>
          <w:insideV w:val="nil"/>
          <w:tl2br w:val="nil"/>
          <w:tr2bl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8" Type="http://schemas.microsoft.com/office/2011/relationships/people" Target="people.xml"/><Relationship Id="rId37" Type="http://schemas.openxmlformats.org/officeDocument/2006/relationships/fontTable" Target="fontTable.xml"/><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wmf"/><Relationship Id="rId27" Type="http://schemas.openxmlformats.org/officeDocument/2006/relationships/oleObject" Target="embeddings/oleObject5.bin"/><Relationship Id="rId26" Type="http://schemas.openxmlformats.org/officeDocument/2006/relationships/image" Target="media/image17.wmf"/><Relationship Id="rId25" Type="http://schemas.openxmlformats.org/officeDocument/2006/relationships/oleObject" Target="embeddings/oleObject4.bin"/><Relationship Id="rId24" Type="http://schemas.openxmlformats.org/officeDocument/2006/relationships/image" Target="media/image16.wmf"/><Relationship Id="rId23" Type="http://schemas.openxmlformats.org/officeDocument/2006/relationships/oleObject" Target="embeddings/oleObject3.bin"/><Relationship Id="rId22" Type="http://schemas.openxmlformats.org/officeDocument/2006/relationships/image" Target="media/image15.wmf"/><Relationship Id="rId21" Type="http://schemas.openxmlformats.org/officeDocument/2006/relationships/oleObject" Target="embeddings/oleObject2.bin"/><Relationship Id="rId20" Type="http://schemas.openxmlformats.org/officeDocument/2006/relationships/image" Target="media/image14.w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14</Pages>
  <Words>8611</Words>
  <Characters>11519</Characters>
  <Lines>91</Lines>
  <Paragraphs>25</Paragraphs>
  <TotalTime>130</TotalTime>
  <ScaleCrop>false</ScaleCrop>
  <LinksUpToDate>false</LinksUpToDate>
  <CharactersWithSpaces>12325</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2023-02-20T03:27:00Z</dcterms:created>
  <dc:creator>微软用户</dc:creator>
  <cp:lastModifiedBy>.</cp:lastModifiedBy>
  <cp:lastPrinted>2016-04-05T16:44:00Z</cp:lastPrinted>
  <dcterms:modified xsi:type="dcterms:W3CDTF">2023-02-27T04:06:47Z</dcterms:modified>
  <dc:title>电信科学正文模版</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0131D7F82F67462DBAA35D3012B5A0A4</vt:lpwstr>
  </property>
</Properties>
</file>